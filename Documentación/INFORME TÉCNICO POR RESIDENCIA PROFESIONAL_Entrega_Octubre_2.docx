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25887" w14:textId="6FE93BC6" w:rsidR="007C65F4" w:rsidRDefault="00EE435B" w:rsidP="007C65F4">
      <w:pPr>
        <w:rPr>
          <w:rStyle w:val="normaltextrun"/>
          <w:rFonts w:eastAsiaTheme="majorEastAsia" w:cs="Arial"/>
          <w:b/>
          <w:bCs/>
          <w:szCs w:val="20"/>
        </w:rPr>
      </w:pPr>
      <w:r>
        <w:rPr>
          <w:noProof/>
        </w:rPr>
        <w:drawing>
          <wp:anchor distT="0" distB="0" distL="114300" distR="114300" simplePos="0" relativeHeight="251689984" behindDoc="1" locked="0" layoutInCell="1" allowOverlap="1" wp14:anchorId="612A950B" wp14:editId="7EFB9D74">
            <wp:simplePos x="0" y="0"/>
            <wp:positionH relativeFrom="column">
              <wp:posOffset>-234315</wp:posOffset>
            </wp:positionH>
            <wp:positionV relativeFrom="paragraph">
              <wp:posOffset>-305435</wp:posOffset>
            </wp:positionV>
            <wp:extent cx="2891790" cy="598805"/>
            <wp:effectExtent l="0" t="0" r="3810" b="0"/>
            <wp:wrapNone/>
            <wp:docPr id="10559114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1790" cy="598805"/>
                    </a:xfrm>
                    <a:prstGeom prst="rect">
                      <a:avLst/>
                    </a:prstGeom>
                    <a:noFill/>
                    <a:ln>
                      <a:noFill/>
                    </a:ln>
                  </pic:spPr>
                </pic:pic>
              </a:graphicData>
            </a:graphic>
          </wp:anchor>
        </w:drawing>
      </w:r>
      <w:commentRangeStart w:id="0"/>
      <w:commentRangeEnd w:id="0"/>
      <w:r w:rsidR="009028E2">
        <w:rPr>
          <w:rStyle w:val="Refdecomentario"/>
        </w:rPr>
        <w:commentReference w:id="0"/>
      </w:r>
      <w:r w:rsidR="000150B4">
        <w:rPr>
          <w:noProof/>
        </w:rPr>
        <w:drawing>
          <wp:anchor distT="0" distB="0" distL="114300" distR="114300" simplePos="0" relativeHeight="251680768" behindDoc="1" locked="0" layoutInCell="0" allowOverlap="1" wp14:anchorId="782F9ADA" wp14:editId="580728E0">
            <wp:simplePos x="0" y="0"/>
            <wp:positionH relativeFrom="page">
              <wp:posOffset>4003675</wp:posOffset>
            </wp:positionH>
            <wp:positionV relativeFrom="page">
              <wp:posOffset>641985</wp:posOffset>
            </wp:positionV>
            <wp:extent cx="1221740" cy="484505"/>
            <wp:effectExtent l="0" t="0" r="0" b="0"/>
            <wp:wrapNone/>
            <wp:docPr id="3" name="drawingObject3" descr="Imagen que contiene 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drawingObject3" descr="Imagen que contiene Logotipo&#10;&#10;El contenido generado por IA puede ser incorrecto."/>
                    <pic:cNvPicPr/>
                  </pic:nvPicPr>
                  <pic:blipFill>
                    <a:blip r:embed="rId13"/>
                    <a:stretch/>
                  </pic:blipFill>
                  <pic:spPr>
                    <a:xfrm>
                      <a:off x="0" y="0"/>
                      <a:ext cx="1221740" cy="484505"/>
                    </a:xfrm>
                    <a:prstGeom prst="rect">
                      <a:avLst/>
                    </a:prstGeom>
                    <a:noFill/>
                  </pic:spPr>
                </pic:pic>
              </a:graphicData>
            </a:graphic>
          </wp:anchor>
        </w:drawing>
      </w:r>
      <w:r w:rsidR="000150B4">
        <w:rPr>
          <w:noProof/>
        </w:rPr>
        <w:drawing>
          <wp:anchor distT="0" distB="0" distL="114300" distR="114300" simplePos="0" relativeHeight="251681792" behindDoc="1" locked="0" layoutInCell="0" allowOverlap="1" wp14:anchorId="2B24186C" wp14:editId="06391C81">
            <wp:simplePos x="0" y="0"/>
            <wp:positionH relativeFrom="page">
              <wp:posOffset>6271260</wp:posOffset>
            </wp:positionH>
            <wp:positionV relativeFrom="page">
              <wp:posOffset>641985</wp:posOffset>
            </wp:positionV>
            <wp:extent cx="351790" cy="474980"/>
            <wp:effectExtent l="0" t="0" r="0" b="0"/>
            <wp:wrapNone/>
            <wp:docPr id="5" name="drawingObject5"/>
            <wp:cNvGraphicFramePr/>
            <a:graphic xmlns:a="http://schemas.openxmlformats.org/drawingml/2006/main">
              <a:graphicData uri="http://schemas.openxmlformats.org/drawingml/2006/picture">
                <pic:pic xmlns:pic="http://schemas.openxmlformats.org/drawingml/2006/picture">
                  <pic:nvPicPr>
                    <pic:cNvPr id="5" name="drawingObject5"/>
                    <pic:cNvPicPr/>
                  </pic:nvPicPr>
                  <pic:blipFill>
                    <a:blip r:embed="rId14"/>
                    <a:stretch/>
                  </pic:blipFill>
                  <pic:spPr>
                    <a:xfrm>
                      <a:off x="0" y="0"/>
                      <a:ext cx="351790" cy="474980"/>
                    </a:xfrm>
                    <a:prstGeom prst="rect">
                      <a:avLst/>
                    </a:prstGeom>
                    <a:noFill/>
                  </pic:spPr>
                </pic:pic>
              </a:graphicData>
            </a:graphic>
          </wp:anchor>
        </w:drawing>
      </w:r>
    </w:p>
    <w:p w14:paraId="780B1A7A" w14:textId="0D37BD06" w:rsidR="007C65F4" w:rsidRPr="007C65F4" w:rsidRDefault="007C65F4" w:rsidP="000150B4">
      <w:pPr>
        <w:rPr>
          <w:rStyle w:val="normaltextrun"/>
          <w:rFonts w:eastAsiaTheme="majorEastAsia" w:cs="Arial"/>
          <w:b/>
          <w:bCs/>
          <w:szCs w:val="20"/>
        </w:rPr>
      </w:pPr>
    </w:p>
    <w:p w14:paraId="4D57D4AC" w14:textId="77777777" w:rsidR="000150B4" w:rsidRPr="000227CB" w:rsidRDefault="000150B4" w:rsidP="000150B4">
      <w:pPr>
        <w:spacing w:line="240" w:lineRule="auto"/>
        <w:jc w:val="center"/>
        <w:rPr>
          <w:rFonts w:ascii="DUDGR+Montserrat" w:eastAsia="Arial" w:hAnsi="DUDGR+Montserrat" w:cstheme="minorHAnsi"/>
          <w:b/>
          <w:bCs/>
          <w:sz w:val="10"/>
          <w:szCs w:val="10"/>
        </w:rPr>
      </w:pPr>
      <w:r w:rsidRPr="004F72C7">
        <w:rPr>
          <w:rFonts w:ascii="DUDGR+Montserrat" w:eastAsia="Arial" w:hAnsi="DUDGR+Montserrat" w:cstheme="minorHAnsi"/>
          <w:b/>
          <w:bCs/>
          <w:sz w:val="40"/>
          <w:szCs w:val="40"/>
        </w:rPr>
        <w:t>TECNOLÓGICO NACIONAL DE MÉXICO</w:t>
      </w:r>
      <w:r>
        <w:rPr>
          <w:rFonts w:ascii="DUDGR+Montserrat" w:eastAsia="Arial" w:hAnsi="DUDGR+Montserrat" w:cstheme="minorHAnsi"/>
          <w:b/>
          <w:bCs/>
          <w:sz w:val="40"/>
          <w:szCs w:val="40"/>
        </w:rPr>
        <w:br/>
      </w:r>
    </w:p>
    <w:p w14:paraId="3D86B389" w14:textId="77777777" w:rsidR="000150B4" w:rsidRPr="00341AEE" w:rsidRDefault="000150B4" w:rsidP="000150B4">
      <w:pPr>
        <w:spacing w:line="240" w:lineRule="auto"/>
        <w:jc w:val="center"/>
        <w:rPr>
          <w:rFonts w:ascii="DUDGR+Montserrat" w:eastAsia="Arial" w:hAnsi="DUDGR+Montserrat" w:cs="Arial"/>
          <w:b/>
          <w:sz w:val="32"/>
          <w:szCs w:val="32"/>
        </w:rPr>
      </w:pPr>
      <w:r w:rsidRPr="00341AEE">
        <w:rPr>
          <w:rFonts w:ascii="DUDGR+Montserrat" w:eastAsia="Arial" w:hAnsi="DUDGR+Montserrat" w:cs="Arial"/>
          <w:b/>
          <w:sz w:val="32"/>
          <w:szCs w:val="32"/>
        </w:rPr>
        <w:t>INSTITUTO TECNOLÓGICO DE TLÁHUAC</w:t>
      </w:r>
    </w:p>
    <w:p w14:paraId="73A25B91" w14:textId="77777777" w:rsidR="000150B4" w:rsidRPr="000227CB" w:rsidRDefault="000150B4" w:rsidP="000150B4">
      <w:pPr>
        <w:spacing w:line="240" w:lineRule="auto"/>
        <w:jc w:val="center"/>
        <w:rPr>
          <w:rFonts w:eastAsia="Arial" w:cs="Arial"/>
          <w:b/>
          <w:bCs/>
          <w:sz w:val="10"/>
          <w:szCs w:val="10"/>
        </w:rPr>
      </w:pPr>
    </w:p>
    <w:p w14:paraId="369FD0D9" w14:textId="77777777" w:rsidR="000150B4" w:rsidRPr="00F87A7C" w:rsidRDefault="000150B4" w:rsidP="000150B4">
      <w:pPr>
        <w:spacing w:line="240" w:lineRule="auto"/>
        <w:jc w:val="center"/>
        <w:rPr>
          <w:rFonts w:ascii="VKAST+Montserrat" w:eastAsia="Arial" w:hAnsi="VKAST+Montserrat" w:cs="Arial"/>
          <w:b/>
          <w:bCs/>
          <w:i/>
          <w:iCs/>
          <w:sz w:val="10"/>
          <w:szCs w:val="10"/>
        </w:rPr>
      </w:pPr>
      <w:r w:rsidRPr="003E0EBB">
        <w:rPr>
          <w:rFonts w:ascii="VKAST+Montserrat" w:eastAsia="Arial" w:hAnsi="VKAST+Montserrat" w:cs="Arial"/>
          <w:b/>
          <w:i/>
          <w:sz w:val="24"/>
          <w:szCs w:val="32"/>
        </w:rPr>
        <w:t>“LA ESENCIA DE LA GRANDEZA RADICA EN LAS RAICES”</w:t>
      </w:r>
      <w:r>
        <w:rPr>
          <w:rFonts w:ascii="VKAST+Montserrat" w:eastAsia="Arial" w:hAnsi="VKAST+Montserrat" w:cs="Arial"/>
          <w:b/>
          <w:bCs/>
          <w:i/>
          <w:iCs/>
        </w:rPr>
        <w:br/>
      </w:r>
    </w:p>
    <w:p w14:paraId="2C1BE262" w14:textId="77777777" w:rsidR="000150B4" w:rsidRPr="00F87A7C" w:rsidRDefault="000150B4" w:rsidP="000150B4">
      <w:pPr>
        <w:spacing w:line="240" w:lineRule="auto"/>
        <w:jc w:val="center"/>
        <w:rPr>
          <w:rFonts w:ascii="DUDGR+Montserrat" w:eastAsia="Arial" w:hAnsi="DUDGR+Montserrat" w:cs="Arial"/>
          <w:b/>
          <w:bCs/>
          <w:sz w:val="16"/>
          <w:szCs w:val="16"/>
        </w:rPr>
      </w:pPr>
      <w:r w:rsidRPr="00F85DAD">
        <w:rPr>
          <w:rFonts w:ascii="DUDGR+Montserrat" w:eastAsia="Arial" w:hAnsi="DUDGR+Montserrat" w:cs="Arial"/>
          <w:b/>
          <w:bCs/>
          <w:sz w:val="28"/>
          <w:szCs w:val="28"/>
        </w:rPr>
        <w:t>TITULACIÓN INTEGRAL POR:</w:t>
      </w:r>
      <w:r w:rsidRPr="00F85DAD">
        <w:rPr>
          <w:rFonts w:ascii="DUDGR+Montserrat" w:eastAsia="Arial" w:hAnsi="DUDGR+Montserrat" w:cs="Arial"/>
          <w:b/>
          <w:bCs/>
          <w:sz w:val="28"/>
          <w:szCs w:val="28"/>
        </w:rPr>
        <w:br/>
      </w:r>
    </w:p>
    <w:p w14:paraId="44C8A35E" w14:textId="77777777" w:rsidR="000150B4" w:rsidRPr="006D1AFA" w:rsidRDefault="000150B4" w:rsidP="000150B4">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INFORME TÉCNICO POR</w:t>
      </w:r>
    </w:p>
    <w:p w14:paraId="603017DA" w14:textId="77777777" w:rsidR="000150B4" w:rsidRPr="006D1AFA" w:rsidRDefault="000150B4" w:rsidP="000150B4">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RESIDENCIA PROFESIONAL</w:t>
      </w:r>
    </w:p>
    <w:p w14:paraId="300FE3B5" w14:textId="77777777" w:rsidR="000150B4" w:rsidRPr="006D1AFA" w:rsidRDefault="000150B4" w:rsidP="000150B4">
      <w:pPr>
        <w:spacing w:line="240" w:lineRule="auto"/>
        <w:jc w:val="center"/>
        <w:rPr>
          <w:rFonts w:ascii="DUDGR+Montserrat" w:eastAsia="Arial" w:hAnsi="DUDGR+Montserrat" w:cs="Arial"/>
          <w:b/>
          <w:bCs/>
          <w:sz w:val="28"/>
          <w:szCs w:val="28"/>
        </w:rPr>
      </w:pPr>
    </w:p>
    <w:p w14:paraId="6C9F649A" w14:textId="77777777" w:rsidR="000150B4" w:rsidRPr="006D1AFA" w:rsidRDefault="000150B4" w:rsidP="000150B4">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NOMBRE DE LA EMPRESA:</w:t>
      </w:r>
    </w:p>
    <w:p w14:paraId="39E35D95" w14:textId="656D8081" w:rsidR="000150B4" w:rsidRPr="00F7188F" w:rsidRDefault="000150B4" w:rsidP="000150B4">
      <w:pPr>
        <w:spacing w:after="0" w:line="240" w:lineRule="auto"/>
        <w:jc w:val="center"/>
        <w:rPr>
          <w:rFonts w:ascii="DUDGR+Montserrat" w:eastAsia="Arial" w:hAnsi="DUDGR+Montserrat" w:cs="Arial"/>
          <w:bCs/>
          <w:sz w:val="28"/>
          <w:szCs w:val="28"/>
        </w:rPr>
      </w:pPr>
      <w:r w:rsidRPr="00F7188F">
        <w:rPr>
          <w:rFonts w:ascii="DUDGR+Montserrat" w:eastAsia="Arial" w:hAnsi="DUDGR+Montserrat" w:cs="Arial"/>
          <w:bCs/>
          <w:sz w:val="28"/>
          <w:szCs w:val="28"/>
        </w:rPr>
        <w:t>INFOTEC</w:t>
      </w:r>
      <w:r w:rsidR="00B50B49" w:rsidRPr="00F7188F">
        <w:rPr>
          <w:rFonts w:ascii="DUDGR+Montserrat" w:eastAsia="Arial" w:hAnsi="DUDGR+Montserrat" w:cs="Arial"/>
          <w:bCs/>
          <w:sz w:val="28"/>
          <w:szCs w:val="28"/>
        </w:rPr>
        <w:t xml:space="preserve"> Centro de Investigación e Innovación en Tecnologías de la Información y Comunicación</w:t>
      </w:r>
    </w:p>
    <w:p w14:paraId="6289FDDC" w14:textId="77777777" w:rsidR="000150B4" w:rsidRPr="00F87A7C" w:rsidRDefault="000150B4" w:rsidP="000150B4">
      <w:pPr>
        <w:spacing w:after="0" w:line="240" w:lineRule="auto"/>
        <w:jc w:val="center"/>
        <w:rPr>
          <w:rFonts w:ascii="DUDGR+Montserrat" w:eastAsia="Arial" w:hAnsi="DUDGR+Montserrat" w:cs="Arial"/>
          <w:b/>
          <w:bCs/>
          <w:sz w:val="16"/>
          <w:szCs w:val="16"/>
        </w:rPr>
      </w:pPr>
    </w:p>
    <w:p w14:paraId="62DCCDDE" w14:textId="77777777" w:rsidR="000150B4" w:rsidRPr="006D1AFA" w:rsidRDefault="000150B4" w:rsidP="000150B4">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bCs/>
          <w:sz w:val="28"/>
          <w:szCs w:val="28"/>
        </w:rPr>
        <w:t>TITULO DEL PROYECTO</w:t>
      </w:r>
      <w:r>
        <w:rPr>
          <w:rFonts w:ascii="DUDGR+Montserrat" w:eastAsia="Arial" w:hAnsi="DUDGR+Montserrat" w:cs="Arial"/>
          <w:b/>
          <w:bCs/>
          <w:sz w:val="28"/>
          <w:szCs w:val="28"/>
        </w:rPr>
        <w:t>:</w:t>
      </w:r>
    </w:p>
    <w:p w14:paraId="4BD29B88" w14:textId="7223F889" w:rsidR="000150B4" w:rsidRPr="00B7613B" w:rsidRDefault="00A13A08" w:rsidP="000150B4">
      <w:pPr>
        <w:spacing w:after="0" w:line="240" w:lineRule="auto"/>
        <w:jc w:val="center"/>
        <w:rPr>
          <w:rFonts w:ascii="IJFHJ+Montserrat" w:eastAsia="Arial" w:hAnsi="IJFHJ+Montserrat" w:cs="Arial"/>
          <w:sz w:val="28"/>
          <w:szCs w:val="28"/>
        </w:rPr>
      </w:pPr>
      <w:r w:rsidRPr="00A13A08">
        <w:rPr>
          <w:rFonts w:ascii="IJFHJ+Montserrat" w:eastAsia="Arial" w:hAnsi="IJFHJ+Montserrat" w:cs="Arial"/>
          <w:sz w:val="28"/>
          <w:szCs w:val="28"/>
        </w:rPr>
        <w:t>Diseño e implementación de un contenedor de basura inteligente basado en Inteligencia Artificial para INFOTEC Centro de Investigación e Innovación en Tecnologías de la Información y Comunicación</w:t>
      </w:r>
      <w:r w:rsidR="000150B4" w:rsidRPr="00B7613B">
        <w:rPr>
          <w:rFonts w:ascii="IJFHJ+Montserrat" w:eastAsia="Arial" w:hAnsi="IJFHJ+Montserrat" w:cs="Arial"/>
          <w:sz w:val="28"/>
          <w:szCs w:val="28"/>
        </w:rPr>
        <w:t>.</w:t>
      </w:r>
    </w:p>
    <w:p w14:paraId="69A5A119" w14:textId="77777777" w:rsidR="000150B4" w:rsidRDefault="000150B4" w:rsidP="000150B4">
      <w:pPr>
        <w:spacing w:after="0" w:line="240" w:lineRule="auto"/>
        <w:jc w:val="center"/>
        <w:rPr>
          <w:rFonts w:ascii="DUDGR+Montserrat" w:eastAsia="Arial" w:hAnsi="DUDGR+Montserrat" w:cs="Arial"/>
          <w:sz w:val="28"/>
          <w:szCs w:val="28"/>
        </w:rPr>
      </w:pPr>
    </w:p>
    <w:p w14:paraId="12221D1E" w14:textId="77777777" w:rsidR="000150B4" w:rsidRPr="00E92AEA" w:rsidRDefault="000150B4" w:rsidP="000150B4">
      <w:pPr>
        <w:spacing w:after="0" w:line="240" w:lineRule="auto"/>
        <w:jc w:val="center"/>
        <w:rPr>
          <w:rFonts w:ascii="DUDGR+Montserrat" w:eastAsia="Arial" w:hAnsi="DUDGR+Montserrat" w:cs="Arial"/>
          <w:b/>
          <w:bCs/>
          <w:sz w:val="28"/>
          <w:szCs w:val="28"/>
        </w:rPr>
      </w:pPr>
      <w:r w:rsidRPr="00E92AEA">
        <w:rPr>
          <w:rFonts w:ascii="DUDGR+Montserrat" w:eastAsia="Arial" w:hAnsi="DUDGR+Montserrat" w:cs="Arial"/>
          <w:b/>
          <w:bCs/>
          <w:sz w:val="28"/>
          <w:szCs w:val="28"/>
        </w:rPr>
        <w:t>PARA OBTENER EL TÍTULO DE:</w:t>
      </w:r>
    </w:p>
    <w:p w14:paraId="41C3C3FE" w14:textId="77777777" w:rsidR="000150B4" w:rsidRPr="00E92AEA" w:rsidRDefault="000150B4" w:rsidP="000150B4">
      <w:pPr>
        <w:spacing w:after="0" w:line="240" w:lineRule="auto"/>
        <w:jc w:val="center"/>
        <w:rPr>
          <w:rFonts w:ascii="DUDGR+Montserrat" w:eastAsia="Arial" w:hAnsi="DUDGR+Montserrat" w:cs="Arial"/>
          <w:b/>
          <w:bCs/>
          <w:sz w:val="28"/>
          <w:szCs w:val="28"/>
        </w:rPr>
      </w:pPr>
      <w:r w:rsidRPr="00E92AEA">
        <w:rPr>
          <w:rFonts w:ascii="DUDGR+Montserrat" w:eastAsia="Arial" w:hAnsi="DUDGR+Montserrat" w:cs="Arial"/>
          <w:b/>
          <w:bCs/>
          <w:sz w:val="28"/>
          <w:szCs w:val="28"/>
        </w:rPr>
        <w:t>INGENIERO EN SISTEMAS COMPUTACIONALES</w:t>
      </w:r>
    </w:p>
    <w:p w14:paraId="0E42B4AD" w14:textId="77777777" w:rsidR="000150B4" w:rsidRPr="005B1934" w:rsidRDefault="000150B4" w:rsidP="000150B4">
      <w:pPr>
        <w:spacing w:line="240" w:lineRule="auto"/>
        <w:jc w:val="center"/>
        <w:rPr>
          <w:rFonts w:ascii="DUDGR+Montserrat" w:eastAsia="Arial" w:hAnsi="DUDGR+Montserrat" w:cs="Arial"/>
          <w:b/>
          <w:sz w:val="16"/>
          <w:szCs w:val="16"/>
        </w:rPr>
      </w:pPr>
    </w:p>
    <w:p w14:paraId="301A1CAD" w14:textId="77777777" w:rsidR="000150B4" w:rsidRPr="006D1AFA" w:rsidRDefault="000150B4" w:rsidP="000150B4">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bCs/>
          <w:sz w:val="28"/>
          <w:szCs w:val="28"/>
        </w:rPr>
        <w:t>P</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R</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E</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S</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E</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N</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T</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A</w:t>
      </w:r>
      <w:r>
        <w:rPr>
          <w:rFonts w:ascii="DUDGR+Montserrat" w:eastAsia="Arial" w:hAnsi="DUDGR+Montserrat" w:cs="Arial"/>
          <w:b/>
          <w:bCs/>
          <w:sz w:val="28"/>
          <w:szCs w:val="28"/>
        </w:rPr>
        <w:t xml:space="preserve">: </w:t>
      </w:r>
      <w:r w:rsidRPr="00374DC4">
        <w:rPr>
          <w:rFonts w:ascii="DUDGR+Montserrat" w:eastAsia="Arial" w:hAnsi="DUDGR+Montserrat" w:cs="Arial"/>
          <w:sz w:val="28"/>
          <w:szCs w:val="28"/>
        </w:rPr>
        <w:t>(N)</w:t>
      </w:r>
    </w:p>
    <w:p w14:paraId="78B3537F" w14:textId="77777777" w:rsidR="00FB6C3F" w:rsidRDefault="00FB6C3F" w:rsidP="00FB6C3F">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 xml:space="preserve">Alvarado Márquez Francisco Javier </w:t>
      </w:r>
    </w:p>
    <w:p w14:paraId="129739C2" w14:textId="77777777" w:rsidR="00FB6C3F" w:rsidRDefault="00FB6C3F" w:rsidP="00FB6C3F">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 xml:space="preserve">Mejía </w:t>
      </w:r>
      <w:proofErr w:type="spellStart"/>
      <w:r w:rsidRPr="0023136C">
        <w:rPr>
          <w:rFonts w:ascii="IJFHJ+Montserrat" w:eastAsia="Arial" w:hAnsi="IJFHJ+Montserrat" w:cs="Arial"/>
          <w:sz w:val="28"/>
          <w:szCs w:val="28"/>
        </w:rPr>
        <w:t>Gaucín</w:t>
      </w:r>
      <w:proofErr w:type="spellEnd"/>
      <w:r w:rsidRPr="0023136C">
        <w:rPr>
          <w:rFonts w:ascii="IJFHJ+Montserrat" w:eastAsia="Arial" w:hAnsi="IJFHJ+Montserrat" w:cs="Arial"/>
          <w:sz w:val="28"/>
          <w:szCs w:val="28"/>
        </w:rPr>
        <w:t xml:space="preserve"> Audrey Melissa</w:t>
      </w:r>
      <w:r>
        <w:rPr>
          <w:rFonts w:ascii="IJFHJ+Montserrat" w:eastAsia="Arial" w:hAnsi="IJFHJ+Montserrat" w:cs="Arial"/>
          <w:sz w:val="28"/>
          <w:szCs w:val="28"/>
        </w:rPr>
        <w:t xml:space="preserve"> </w:t>
      </w:r>
    </w:p>
    <w:p w14:paraId="4E8F7C73" w14:textId="77777777" w:rsidR="00FB6C3F" w:rsidRDefault="00FB6C3F" w:rsidP="00FB6C3F">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Pérez Juárez Carlos Iván</w:t>
      </w:r>
    </w:p>
    <w:p w14:paraId="3E5AFB45" w14:textId="2B141FEB" w:rsidR="000150B4" w:rsidRPr="00F271CD" w:rsidRDefault="00FB6C3F" w:rsidP="00F271CD">
      <w:pPr>
        <w:spacing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Soto Chávez José Luis</w:t>
      </w:r>
    </w:p>
    <w:p w14:paraId="43666620" w14:textId="77777777" w:rsidR="000150B4" w:rsidRPr="006D1AFA" w:rsidRDefault="000150B4" w:rsidP="000150B4">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ASESORES</w:t>
      </w:r>
      <w:r>
        <w:rPr>
          <w:rFonts w:ascii="DUDGR+Montserrat" w:eastAsia="Arial" w:hAnsi="DUDGR+Montserrat" w:cs="Arial"/>
          <w:b/>
          <w:bCs/>
          <w:sz w:val="28"/>
          <w:szCs w:val="28"/>
        </w:rPr>
        <w:t>:</w:t>
      </w:r>
    </w:p>
    <w:p w14:paraId="458B356E" w14:textId="2794E77B" w:rsidR="006346FB" w:rsidRDefault="00105423" w:rsidP="000B7F20">
      <w:pPr>
        <w:spacing w:after="0" w:line="240" w:lineRule="auto"/>
        <w:jc w:val="center"/>
        <w:rPr>
          <w:rFonts w:ascii="DUDGR+Montserrat" w:eastAsia="Arial" w:hAnsi="DUDGR+Montserrat" w:cs="Arial"/>
          <w:b/>
          <w:sz w:val="28"/>
          <w:szCs w:val="28"/>
        </w:rPr>
      </w:pPr>
      <w:r w:rsidRPr="00105423">
        <w:rPr>
          <w:rFonts w:ascii="DUDGR+Montserrat" w:eastAsia="Arial" w:hAnsi="DUDGR+Montserrat" w:cs="Arial"/>
          <w:b/>
          <w:sz w:val="28"/>
          <w:szCs w:val="28"/>
        </w:rPr>
        <w:t xml:space="preserve">Ing. </w:t>
      </w:r>
      <w:r w:rsidR="000B7F20" w:rsidRPr="00105423">
        <w:rPr>
          <w:rFonts w:ascii="DUDGR+Montserrat" w:eastAsia="Arial" w:hAnsi="DUDGR+Montserrat" w:cs="Arial"/>
          <w:b/>
          <w:sz w:val="28"/>
          <w:szCs w:val="28"/>
        </w:rPr>
        <w:t>Fabiola Rueda Segund</w:t>
      </w:r>
      <w:r w:rsidRPr="00105423">
        <w:rPr>
          <w:rFonts w:ascii="DUDGR+Montserrat" w:eastAsia="Arial" w:hAnsi="DUDGR+Montserrat" w:cs="Arial"/>
          <w:b/>
          <w:sz w:val="28"/>
          <w:szCs w:val="28"/>
        </w:rPr>
        <w:t>a</w:t>
      </w:r>
    </w:p>
    <w:p w14:paraId="2A8414EA" w14:textId="1648D42D" w:rsidR="00460B24" w:rsidRPr="000319AD" w:rsidRDefault="004F1F8B" w:rsidP="000319AD">
      <w:pPr>
        <w:sectPr w:rsidR="00460B24" w:rsidRPr="000319AD" w:rsidSect="00341D1C">
          <w:footerReference w:type="default" r:id="rId15"/>
          <w:footerReference w:type="first" r:id="rId16"/>
          <w:pgSz w:w="12240" w:h="15840"/>
          <w:pgMar w:top="1417" w:right="1701" w:bottom="1417" w:left="1701" w:header="708" w:footer="708" w:gutter="0"/>
          <w:pgNumType w:fmt="upperRoman" w:start="1"/>
          <w:cols w:space="708"/>
          <w:titlePg/>
          <w:docGrid w:linePitch="360"/>
        </w:sectPr>
      </w:pPr>
      <w:r w:rsidRPr="000150B4">
        <w:rPr>
          <w:rFonts w:eastAsia="Arial" w:cs="Arial"/>
          <w:b/>
          <w:bCs/>
          <w:noProof/>
          <w:sz w:val="28"/>
          <w:szCs w:val="28"/>
        </w:rPr>
        <mc:AlternateContent>
          <mc:Choice Requires="wps">
            <w:drawing>
              <wp:anchor distT="0" distB="0" distL="114300" distR="114300" simplePos="0" relativeHeight="251683840" behindDoc="0" locked="0" layoutInCell="1" allowOverlap="1" wp14:anchorId="31179CA2" wp14:editId="3E89CF76">
                <wp:simplePos x="0" y="0"/>
                <wp:positionH relativeFrom="margin">
                  <wp:posOffset>3577590</wp:posOffset>
                </wp:positionH>
                <wp:positionV relativeFrom="paragraph">
                  <wp:posOffset>233045</wp:posOffset>
                </wp:positionV>
                <wp:extent cx="2797175" cy="292100"/>
                <wp:effectExtent l="0" t="0" r="0" b="0"/>
                <wp:wrapNone/>
                <wp:docPr id="1703161527" name="Cuadro de texto 33"/>
                <wp:cNvGraphicFramePr/>
                <a:graphic xmlns:a="http://schemas.openxmlformats.org/drawingml/2006/main">
                  <a:graphicData uri="http://schemas.microsoft.com/office/word/2010/wordprocessingShape">
                    <wps:wsp>
                      <wps:cNvSpPr txBox="1"/>
                      <wps:spPr>
                        <a:xfrm>
                          <a:off x="0" y="0"/>
                          <a:ext cx="2797175" cy="292100"/>
                        </a:xfrm>
                        <a:prstGeom prst="rect">
                          <a:avLst/>
                        </a:prstGeom>
                        <a:noFill/>
                        <a:ln w="6350">
                          <a:noFill/>
                        </a:ln>
                      </wps:spPr>
                      <wps:txbx>
                        <w:txbxContent>
                          <w:p w14:paraId="0D312A67" w14:textId="2BFD2B15" w:rsidR="000150B4" w:rsidRPr="00A41D3B" w:rsidRDefault="000150B4" w:rsidP="000150B4">
                            <w:pPr>
                              <w:rPr>
                                <w:rFonts w:ascii="Verdana" w:eastAsia="Arial" w:hAnsi="Verdana" w:cs="Arial"/>
                                <w:b/>
                                <w:szCs w:val="20"/>
                              </w:rPr>
                            </w:pPr>
                            <w:r w:rsidRPr="00A41D3B">
                              <w:rPr>
                                <w:rFonts w:ascii="Verdana" w:eastAsia="Arial" w:hAnsi="Verdana" w:cs="Arial"/>
                                <w:b/>
                                <w:bCs/>
                                <w:szCs w:val="20"/>
                              </w:rPr>
                              <w:t xml:space="preserve">Tláhuac, Cd. Mx.  </w:t>
                            </w:r>
                            <w:r w:rsidR="00924A72">
                              <w:rPr>
                                <w:rFonts w:ascii="Verdana" w:hAnsi="Verdana" w:cs="Arial"/>
                                <w:b/>
                                <w:bCs/>
                                <w:szCs w:val="20"/>
                              </w:rPr>
                              <w:t>Septiembre</w:t>
                            </w:r>
                            <w:r w:rsidRPr="00A41D3B">
                              <w:rPr>
                                <w:rFonts w:ascii="Verdana" w:hAnsi="Verdana" w:cs="Arial"/>
                                <w:b/>
                                <w:bCs/>
                                <w:szCs w:val="20"/>
                              </w:rPr>
                              <w:t xml:space="preserve"> - 2025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179CA2" id="_x0000_t202" coordsize="21600,21600" o:spt="202" path="m,l,21600r21600,l21600,xe">
                <v:stroke joinstyle="miter"/>
                <v:path gradientshapeok="t" o:connecttype="rect"/>
              </v:shapetype>
              <v:shape id="Cuadro de texto 33" o:spid="_x0000_s1026" type="#_x0000_t202" style="position:absolute;left:0;text-align:left;margin-left:281.7pt;margin-top:18.35pt;width:220.25pt;height:23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" filled="f" stroked="f" strokeweight=".5pt">
                <v:textbox>
                  <w:txbxContent>
                    <w:p w14:paraId="0D312A67" w14:textId="2BFD2B15" w:rsidR="000150B4" w:rsidRPr="00A41D3B" w:rsidRDefault="000150B4" w:rsidP="000150B4">
                      <w:pPr>
                        <w:rPr>
                          <w:rFonts w:ascii="Verdana" w:eastAsia="Arial" w:hAnsi="Verdana" w:cs="Arial"/>
                          <w:b/>
                          <w:szCs w:val="20"/>
                        </w:rPr>
                      </w:pPr>
                      <w:r w:rsidRPr="00A41D3B">
                        <w:rPr>
                          <w:rFonts w:ascii="Verdana" w:eastAsia="Arial" w:hAnsi="Verdana" w:cs="Arial"/>
                          <w:b/>
                          <w:bCs/>
                          <w:szCs w:val="20"/>
                        </w:rPr>
                        <w:t xml:space="preserve">Tláhuac, Cd. Mx.  </w:t>
                      </w:r>
                      <w:r w:rsidR="00924A72">
                        <w:rPr>
                          <w:rFonts w:ascii="Verdana" w:hAnsi="Verdana" w:cs="Arial"/>
                          <w:b/>
                          <w:bCs/>
                          <w:szCs w:val="20"/>
                        </w:rPr>
                        <w:t>Septiembre</w:t>
                      </w:r>
                      <w:r w:rsidRPr="00A41D3B">
                        <w:rPr>
                          <w:rFonts w:ascii="Verdana" w:hAnsi="Verdana" w:cs="Arial"/>
                          <w:b/>
                          <w:bCs/>
                          <w:szCs w:val="20"/>
                        </w:rPr>
                        <w:t xml:space="preserve"> - 2025</w:t>
                      </w:r>
                    </w:p>
                  </w:txbxContent>
                </v:textbox>
                <w10:wrap anchorx="margin"/>
              </v:shape>
            </w:pict>
          </mc:Fallback>
        </mc:AlternateContent>
      </w:r>
      <w:r w:rsidR="00E72BA6" w:rsidRPr="000150B4">
        <w:rPr>
          <w:rFonts w:eastAsia="Calibri" w:cs="Times New Roman"/>
          <w:noProof/>
        </w:rPr>
        <w:drawing>
          <wp:anchor distT="0" distB="0" distL="114300" distR="114300" simplePos="0" relativeHeight="251684864" behindDoc="1" locked="0" layoutInCell="1" allowOverlap="1" wp14:anchorId="5647C8EC" wp14:editId="6FC474C3">
            <wp:simplePos x="0" y="0"/>
            <wp:positionH relativeFrom="margin">
              <wp:align>left</wp:align>
            </wp:positionH>
            <wp:positionV relativeFrom="paragraph">
              <wp:posOffset>73025</wp:posOffset>
            </wp:positionV>
            <wp:extent cx="1174750" cy="609600"/>
            <wp:effectExtent l="0" t="0" r="6350" b="0"/>
            <wp:wrapTight wrapText="bothSides">
              <wp:wrapPolygon edited="0">
                <wp:start x="0" y="0"/>
                <wp:lineTo x="0" y="20925"/>
                <wp:lineTo x="21366" y="20925"/>
                <wp:lineTo x="21366" y="0"/>
                <wp:lineTo x="0" y="0"/>
              </wp:wrapPolygon>
            </wp:wrapTight>
            <wp:docPr id="7" name="image1.png" descr="Logo sistemas"/>
            <wp:cNvGraphicFramePr/>
            <a:graphic xmlns:a="http://schemas.openxmlformats.org/drawingml/2006/main">
              <a:graphicData uri="http://schemas.openxmlformats.org/drawingml/2006/picture">
                <pic:pic xmlns:pic="http://schemas.openxmlformats.org/drawingml/2006/picture">
                  <pic:nvPicPr>
                    <pic:cNvPr id="7" name="image1.png" descr="Logo sistemas"/>
                    <pic:cNvPicPr/>
                  </pic:nvPicPr>
                  <pic:blipFill>
                    <a:blip r:embed="rId17">
                      <a:extLst>
                        <a:ext uri="{28A0092B-C50C-407E-A947-70E740481C1C}">
                          <a14:useLocalDpi xmlns:a14="http://schemas.microsoft.com/office/drawing/2010/main" val="0"/>
                        </a:ext>
                      </a:extLst>
                    </a:blip>
                    <a:srcRect/>
                    <a:stretch>
                      <a:fillRect/>
                    </a:stretch>
                  </pic:blipFill>
                  <pic:spPr>
                    <a:xfrm>
                      <a:off x="0" y="0"/>
                      <a:ext cx="1174750" cy="609600"/>
                    </a:xfrm>
                    <a:prstGeom prst="rect">
                      <a:avLst/>
                    </a:prstGeom>
                    <a:ln/>
                  </pic:spPr>
                </pic:pic>
              </a:graphicData>
            </a:graphic>
            <wp14:sizeRelH relativeFrom="margin">
              <wp14:pctWidth>0</wp14:pctWidth>
            </wp14:sizeRelH>
            <wp14:sizeRelV relativeFrom="margin">
              <wp14:pctHeight>0</wp14:pctHeight>
            </wp14:sizeRelV>
          </wp:anchor>
        </w:drawing>
      </w:r>
      <w:r w:rsidR="006346FB">
        <w:br w:type="page"/>
      </w:r>
    </w:p>
    <w:p w14:paraId="3C978DD1" w14:textId="41583972" w:rsidR="006346FB" w:rsidRPr="00A466CE" w:rsidRDefault="00775CF2" w:rsidP="00BD6FDE">
      <w:pPr>
        <w:pStyle w:val="Ttulo1"/>
        <w:rPr>
          <w:rFonts w:cs="Arial"/>
          <w:szCs w:val="50"/>
        </w:rPr>
      </w:pPr>
      <w:bookmarkStart w:id="1" w:name="_Toc210733274"/>
      <w:r w:rsidRPr="00A466CE">
        <w:rPr>
          <w:rFonts w:cs="Arial"/>
          <w:szCs w:val="50"/>
        </w:rPr>
        <w:lastRenderedPageBreak/>
        <w:t>Agradecimientos</w:t>
      </w:r>
      <w:bookmarkEnd w:id="1"/>
    </w:p>
    <w:p w14:paraId="51190D37" w14:textId="77777777" w:rsidR="00775CF2" w:rsidRDefault="00775CF2" w:rsidP="00C537F7"/>
    <w:p w14:paraId="6C1C335D" w14:textId="74493A14" w:rsidR="00775CF2" w:rsidRPr="00775CF2" w:rsidRDefault="00775CF2" w:rsidP="00E02475">
      <w:pPr>
        <w:spacing w:line="276" w:lineRule="auto"/>
      </w:pPr>
      <w:r>
        <w:t>Texto aquí</w:t>
      </w:r>
    </w:p>
    <w:p w14:paraId="1F448542" w14:textId="77777777" w:rsidR="006346FB" w:rsidRDefault="006346FB">
      <w:r>
        <w:br w:type="page"/>
      </w:r>
    </w:p>
    <w:p w14:paraId="1FDACC02" w14:textId="3BECADAC" w:rsidR="006346FB" w:rsidRDefault="00281026" w:rsidP="00C537F7">
      <w:pPr>
        <w:pStyle w:val="Ttulo1"/>
        <w:spacing w:before="0" w:after="160"/>
      </w:pPr>
      <w:bookmarkStart w:id="2" w:name="_Toc210733275"/>
      <w:r>
        <w:lastRenderedPageBreak/>
        <w:t>Resumen</w:t>
      </w:r>
      <w:bookmarkEnd w:id="2"/>
    </w:p>
    <w:p w14:paraId="7410606E" w14:textId="77777777" w:rsidR="00775CF2" w:rsidRPr="00775CF2" w:rsidRDefault="00775CF2" w:rsidP="00C537F7"/>
    <w:p w14:paraId="4EFF50DB" w14:textId="77777777" w:rsidR="00DD1952" w:rsidRPr="00DD1952" w:rsidRDefault="00DD1952" w:rsidP="00DD1952">
      <w:r w:rsidRPr="00DD1952">
        <w:t>La correcta gestión y clasificación de residuos representa un desafío significativo en México, afectando directamente la eficiencia del reciclaje y generando un impacto ambiental considerable. En la actualidad, la mayor parte de los desechos sólidos urbanos no se separan de manera adecuada, lo que limita su aprovechamiento y aumenta la contaminación en rellenos sanitarios. Ante esta problemática, surge la necesidad de desarrollar soluciones tecnológicas que contribuyan a una gestión más eficiente y sostenible de los residuos.</w:t>
      </w:r>
    </w:p>
    <w:p w14:paraId="33CDC750" w14:textId="14B68023" w:rsidR="00DD1952" w:rsidRPr="00DD1952" w:rsidRDefault="00DD1952" w:rsidP="00DD1952">
      <w:r w:rsidRPr="00DD1952">
        <w:t xml:space="preserve">Este proyecto tiene como objetivo desarrollar un sistema automatizado capaz de identificar y clasificar residuos orgánicos e inorgánicos mediante inteligencia artificial, optimizando la precisión y rapidez en esta tarea cotidiana. Para ello, se diseñó e implementó un prototipo basado en </w:t>
      </w:r>
      <w:r w:rsidRPr="00DD1952">
        <w:rPr>
          <w:b/>
          <w:bCs/>
        </w:rPr>
        <w:t>microcontroladores</w:t>
      </w:r>
      <w:r w:rsidRPr="00DD1952">
        <w:t xml:space="preserve">, complementado con un </w:t>
      </w:r>
      <w:r w:rsidRPr="00DD1952">
        <w:rPr>
          <w:b/>
          <w:bCs/>
        </w:rPr>
        <w:t>sensor ultrasónico</w:t>
      </w:r>
      <w:r w:rsidRPr="00DD1952">
        <w:t xml:space="preserve"> para la detección de objetos y un </w:t>
      </w:r>
      <w:r w:rsidRPr="00DD1952">
        <w:rPr>
          <w:b/>
          <w:bCs/>
        </w:rPr>
        <w:t>servomotor</w:t>
      </w:r>
      <w:r w:rsidRPr="00DD1952">
        <w:t xml:space="preserve"> encargado de la separación física de los residuos. Asimismo, se integró una </w:t>
      </w:r>
      <w:r w:rsidRPr="00DD1952">
        <w:rPr>
          <w:b/>
          <w:bCs/>
        </w:rPr>
        <w:t>pantalla</w:t>
      </w:r>
      <w:r w:rsidRPr="00DD1952">
        <w:t xml:space="preserve"> que permite mostrar en tiempo real el historial de clasificaciones, brindando una interfaz informativa y funcional.</w:t>
      </w:r>
    </w:p>
    <w:p w14:paraId="78641529" w14:textId="77777777" w:rsidR="00DD1952" w:rsidRPr="00DD1952" w:rsidRDefault="00DD1952" w:rsidP="00DD1952">
      <w:r w:rsidRPr="00DD1952">
        <w:t xml:space="preserve">El proyecto fue </w:t>
      </w:r>
      <w:r w:rsidRPr="006656ED">
        <w:t xml:space="preserve">desarrollado en </w:t>
      </w:r>
      <w:r w:rsidRPr="006656ED">
        <w:rPr>
          <w:rPrChange w:id="3" w:author="Carlos Ivan Perez" w:date="2025-10-15T18:20:00Z" w16du:dateUtc="2025-10-16T00:20:00Z">
            <w:rPr>
              <w:b/>
              <w:bCs/>
            </w:rPr>
          </w:rPrChange>
        </w:rPr>
        <w:t>INFOTEC, Centro de Investigación e Innovación en Tecnologías de la Información y Comunicación</w:t>
      </w:r>
      <w:r w:rsidRPr="006656ED">
        <w:t>, institución pública del Gobierno Federal de México que impulsa la transformación digital del país mediante</w:t>
      </w:r>
      <w:r w:rsidRPr="00DD1952">
        <w:t xml:space="preserve"> la investigación, la innovación, la formación académica y el desarrollo de soluciones tecnológicas. En este contexto, el presente trabajo </w:t>
      </w:r>
      <w:proofErr w:type="gramStart"/>
      <w:r w:rsidRPr="00DD1952">
        <w:t>se enmarca dentro de</w:t>
      </w:r>
      <w:proofErr w:type="gramEnd"/>
      <w:r w:rsidRPr="00DD1952">
        <w:t xml:space="preserve"> las líneas de aplicación de las </w:t>
      </w:r>
      <w:r w:rsidRPr="00DD1952">
        <w:rPr>
          <w:b/>
          <w:bCs/>
        </w:rPr>
        <w:t>TIC</w:t>
      </w:r>
      <w:r w:rsidRPr="00DD1952">
        <w:t xml:space="preserve"> en beneficio del medio ambiente y la sostenibilidad urbana.</w:t>
      </w:r>
    </w:p>
    <w:p w14:paraId="328CC294" w14:textId="77777777" w:rsidR="00DD1952" w:rsidRPr="00DD1952" w:rsidRDefault="00DD1952" w:rsidP="00DD1952">
      <w:r w:rsidRPr="00DD1952">
        <w:t xml:space="preserve">La metodología aplicada para el desarrollo del sistema fue </w:t>
      </w:r>
      <w:r w:rsidRPr="00DD1952">
        <w:rPr>
          <w:b/>
          <w:bCs/>
        </w:rPr>
        <w:t>SCRUM</w:t>
      </w:r>
      <w:r w:rsidRPr="00DD1952">
        <w:t xml:space="preserve">, un marco ágil que permitió organizar el trabajo en </w:t>
      </w:r>
      <w:proofErr w:type="spellStart"/>
      <w:r w:rsidRPr="00DD1952">
        <w:rPr>
          <w:b/>
          <w:bCs/>
        </w:rPr>
        <w:t>sprints</w:t>
      </w:r>
      <w:proofErr w:type="spellEnd"/>
      <w:r w:rsidRPr="00DD1952">
        <w:t xml:space="preserve"> (etapas de desarrollo iterativas y controladas), favoreciendo la colaboración, la adaptación a cambios y la entrega continua de resultados funcionales. Esta metodología permitió integrar de manera efectiva el desarrollo del software de clasificación con el montaje del hardware, garantizando un proceso estructurado y flexible.</w:t>
      </w:r>
    </w:p>
    <w:p w14:paraId="5D1164D5" w14:textId="77777777" w:rsidR="00DD1952" w:rsidRPr="00DD1952" w:rsidRDefault="00DD1952" w:rsidP="00DD1952">
      <w:r w:rsidRPr="00DD1952">
        <w:t xml:space="preserve">Los resultados preliminares muestran que el sistema logra una clasificación precisa de residuos comunes (papel, plástico, metal y orgánico), manteniendo una buena velocidad de procesamiento y comunicación entre los componentes. Además, la interfaz visual implementada permite un monitoreo claro y sencillo de las operaciones realizadas. En conjunto, el proyecto contribuye al fomento de prácticas tecnológicas sostenibles y a la creación de soluciones innovadoras en el ámbito de la </w:t>
      </w:r>
      <w:r w:rsidRPr="00DD1952">
        <w:rPr>
          <w:b/>
          <w:bCs/>
        </w:rPr>
        <w:t>gestión inteligente de residuos</w:t>
      </w:r>
      <w:r w:rsidRPr="00DD1952">
        <w:t xml:space="preserve"> en México.</w:t>
      </w:r>
    </w:p>
    <w:p w14:paraId="40AFA447" w14:textId="66792DDB" w:rsidR="006346FB" w:rsidRDefault="006656ED">
      <w:ins w:id="4" w:author="Carlos Ivan Perez" w:date="2025-10-15T18:21:00Z" w16du:dateUtc="2025-10-16T00:21:00Z">
        <w:r>
          <w:t>Palabras clave: INFOTEC, TIC</w:t>
        </w:r>
      </w:ins>
      <w:ins w:id="5" w:author="Carlos Ivan Perez" w:date="2025-10-15T18:22:00Z" w16du:dateUtc="2025-10-16T00:22:00Z">
        <w:r>
          <w:t xml:space="preserve">, Scrum, </w:t>
        </w:r>
      </w:ins>
      <w:ins w:id="6" w:author="Carlos Ivan Perez" w:date="2025-10-15T18:23:00Z" w16du:dateUtc="2025-10-16T00:23:00Z">
        <w:r>
          <w:t xml:space="preserve">residuos, inteligencia artificial, </w:t>
        </w:r>
        <w:proofErr w:type="spellStart"/>
        <w:r>
          <w:t>etc</w:t>
        </w:r>
        <w:proofErr w:type="spellEnd"/>
        <w:r>
          <w:t>……</w:t>
        </w:r>
      </w:ins>
      <w:del w:id="7" w:author="Carlos Ivan Perez" w:date="2025-10-15T18:20:00Z" w16du:dateUtc="2025-10-16T00:20:00Z">
        <w:r w:rsidR="006346FB" w:rsidDel="006656ED">
          <w:br w:type="page"/>
        </w:r>
      </w:del>
    </w:p>
    <w:p w14:paraId="248FF016" w14:textId="180359C1" w:rsidR="006346FB" w:rsidRPr="005A16CE" w:rsidRDefault="00281026" w:rsidP="00BD6FDE">
      <w:pPr>
        <w:pStyle w:val="Ttulo1"/>
        <w:rPr>
          <w:lang w:val="en-US"/>
        </w:rPr>
      </w:pPr>
      <w:bookmarkStart w:id="8" w:name="_Toc210733276"/>
      <w:r>
        <w:rPr>
          <w:lang w:val="en-US"/>
        </w:rPr>
        <w:lastRenderedPageBreak/>
        <w:t>A</w:t>
      </w:r>
      <w:r w:rsidRPr="006346FB">
        <w:rPr>
          <w:lang w:val="en-US"/>
        </w:rPr>
        <w:t>bstract</w:t>
      </w:r>
      <w:bookmarkEnd w:id="8"/>
    </w:p>
    <w:p w14:paraId="344EBA7A" w14:textId="77777777" w:rsidR="00775CF2" w:rsidRPr="00E02475" w:rsidRDefault="00775CF2" w:rsidP="00C537F7">
      <w:pPr>
        <w:rPr>
          <w:rFonts w:cs="Arial"/>
          <w:szCs w:val="20"/>
          <w:lang w:val="en-US"/>
        </w:rPr>
      </w:pPr>
    </w:p>
    <w:p w14:paraId="72CE82CD" w14:textId="77777777" w:rsidR="00286A5B" w:rsidRPr="00286A5B" w:rsidRDefault="00286A5B" w:rsidP="00286A5B">
      <w:pPr>
        <w:rPr>
          <w:lang w:val="en-US"/>
        </w:rPr>
      </w:pPr>
      <w:r w:rsidRPr="00286A5B">
        <w:rPr>
          <w:lang w:val="en-US"/>
        </w:rPr>
        <w:t>The proper management and classification of waste represent a significant challenge in Mexico, directly affecting recycling efficiency and generating considerable environmental impact. Currently, most urban solid waste is not properly separated, which limits its reuse and increases pollution in landfills. In response to this issue, there is a need to develop technological solutions that contribute to a more efficient and sustainable waste management process.</w:t>
      </w:r>
    </w:p>
    <w:p w14:paraId="777CD6F3" w14:textId="77777777" w:rsidR="00286A5B" w:rsidRPr="00286A5B" w:rsidRDefault="00286A5B" w:rsidP="00286A5B">
      <w:pPr>
        <w:rPr>
          <w:lang w:val="en-US"/>
        </w:rPr>
      </w:pPr>
      <w:r w:rsidRPr="00286A5B">
        <w:rPr>
          <w:lang w:val="en-US"/>
        </w:rPr>
        <w:t>This project aims to develop an automated system capable of identifying and classifying organic and inorganic waste through artificial intelligence, optimizing accuracy and speed in this daily task. To achieve this, a prototype based on microcontrollers was designed and implemented, complemented by an ultrasonic sensor for object detection and a servomotor responsible for the physical separation of waste. Likewise, a display was integrated to show the classification history in real time, providing an informative and functional interface.</w:t>
      </w:r>
    </w:p>
    <w:p w14:paraId="0B4F1873" w14:textId="77777777" w:rsidR="00286A5B" w:rsidRPr="00286A5B" w:rsidRDefault="00286A5B" w:rsidP="00286A5B">
      <w:pPr>
        <w:rPr>
          <w:lang w:val="en-US"/>
        </w:rPr>
      </w:pPr>
      <w:r w:rsidRPr="00286A5B">
        <w:rPr>
          <w:lang w:val="en-US"/>
        </w:rPr>
        <w:t xml:space="preserve">The project was developed at </w:t>
      </w:r>
      <w:r w:rsidRPr="00286A5B">
        <w:rPr>
          <w:b/>
          <w:bCs/>
          <w:lang w:val="en-US"/>
        </w:rPr>
        <w:t>INFOTEC, the Research and Innovation Center in Information and Communication Technologies</w:t>
      </w:r>
      <w:r w:rsidRPr="00286A5B">
        <w:rPr>
          <w:lang w:val="en-US"/>
        </w:rPr>
        <w:t xml:space="preserve">, a public institution of the Federal Government of Mexico that promotes the country’s digital transformation through research, innovation, academic training, and the development of technological solutions. In this context, the present work is framed within the lines of application of </w:t>
      </w:r>
      <w:r w:rsidRPr="00286A5B">
        <w:rPr>
          <w:b/>
          <w:bCs/>
          <w:lang w:val="en-US"/>
        </w:rPr>
        <w:t>ICT</w:t>
      </w:r>
      <w:r w:rsidRPr="00286A5B">
        <w:rPr>
          <w:lang w:val="en-US"/>
        </w:rPr>
        <w:t xml:space="preserve"> for the benefit of the environment and urban sustainability.</w:t>
      </w:r>
    </w:p>
    <w:p w14:paraId="7469A41A" w14:textId="77777777" w:rsidR="00286A5B" w:rsidRPr="00286A5B" w:rsidRDefault="00286A5B" w:rsidP="00286A5B">
      <w:pPr>
        <w:rPr>
          <w:lang w:val="en-US"/>
        </w:rPr>
      </w:pPr>
      <w:r w:rsidRPr="00286A5B">
        <w:rPr>
          <w:lang w:val="en-US"/>
        </w:rPr>
        <w:t xml:space="preserve">The methodology applied for the system development was </w:t>
      </w:r>
      <w:r w:rsidRPr="00286A5B">
        <w:rPr>
          <w:b/>
          <w:bCs/>
          <w:lang w:val="en-US"/>
        </w:rPr>
        <w:t>SCRUM</w:t>
      </w:r>
      <w:r w:rsidRPr="00286A5B">
        <w:rPr>
          <w:lang w:val="en-US"/>
        </w:rPr>
        <w:t xml:space="preserve">, an agile framework that allowed organizing the work into </w:t>
      </w:r>
      <w:r w:rsidRPr="00286A5B">
        <w:rPr>
          <w:b/>
          <w:bCs/>
          <w:lang w:val="en-US"/>
        </w:rPr>
        <w:t>sprints</w:t>
      </w:r>
      <w:r w:rsidRPr="00286A5B">
        <w:rPr>
          <w:lang w:val="en-US"/>
        </w:rPr>
        <w:t xml:space="preserve"> (iterative and controlled development stages), promoting collaboration, adaptation to changes, and continuous delivery of functional results. This methodology made it possible to effectively integrate the development of the classification software with the assembly of the hardware, ensuring a structured and flexible process.</w:t>
      </w:r>
    </w:p>
    <w:p w14:paraId="13C97FB8" w14:textId="77777777" w:rsidR="00286A5B" w:rsidRPr="00286A5B" w:rsidRDefault="00286A5B" w:rsidP="00286A5B">
      <w:pPr>
        <w:rPr>
          <w:lang w:val="en-US"/>
        </w:rPr>
      </w:pPr>
      <w:r w:rsidRPr="00286A5B">
        <w:rPr>
          <w:lang w:val="en-US"/>
        </w:rPr>
        <w:t xml:space="preserve">Preliminary results show that the system achieves accurate classification of common waste (paper, plastic, metal, and organic), maintaining good processing speed and communication between components. In addition, the implemented visual interface allows clear and simple monitoring of the operations performed. Overall, the project contributes to the promotion of sustainable technological practices and the creation of innovative solutions in the field of </w:t>
      </w:r>
      <w:r w:rsidRPr="00286A5B">
        <w:rPr>
          <w:b/>
          <w:bCs/>
          <w:lang w:val="en-US"/>
        </w:rPr>
        <w:t>smart waste management</w:t>
      </w:r>
      <w:r w:rsidRPr="00286A5B">
        <w:rPr>
          <w:lang w:val="en-US"/>
        </w:rPr>
        <w:t xml:space="preserve"> in Mexico.</w:t>
      </w:r>
    </w:p>
    <w:p w14:paraId="438E44CA" w14:textId="4C71698D" w:rsidR="006346FB" w:rsidRDefault="006346FB">
      <w:pPr>
        <w:rPr>
          <w:lang w:val="en-US"/>
        </w:rPr>
      </w:pPr>
    </w:p>
    <w:p w14:paraId="35EB169F" w14:textId="05338AE5" w:rsidR="006346FB" w:rsidRDefault="006656ED">
      <w:pPr>
        <w:rPr>
          <w:lang w:val="en-US"/>
        </w:rPr>
      </w:pPr>
      <w:ins w:id="9" w:author="Carlos Ivan Perez" w:date="2025-10-15T18:23:00Z" w16du:dateUtc="2025-10-16T00:23:00Z">
        <w:r>
          <w:rPr>
            <w:lang w:val="en-US"/>
          </w:rPr>
          <w:t>Key</w:t>
        </w:r>
      </w:ins>
      <w:ins w:id="10" w:author="Carlos Ivan Perez" w:date="2025-10-15T18:24:00Z" w16du:dateUtc="2025-10-16T00:24:00Z">
        <w:r>
          <w:rPr>
            <w:lang w:val="en-US"/>
          </w:rPr>
          <w:t xml:space="preserve">words: Las </w:t>
        </w:r>
        <w:proofErr w:type="spellStart"/>
        <w:r>
          <w:rPr>
            <w:lang w:val="en-US"/>
          </w:rPr>
          <w:t>mismas</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inglés</w:t>
        </w:r>
        <w:proofErr w:type="spellEnd"/>
        <w:r>
          <w:rPr>
            <w:lang w:val="en-US"/>
          </w:rPr>
          <w:t>.</w:t>
        </w:r>
      </w:ins>
      <w:r w:rsidR="006346FB">
        <w:rPr>
          <w:lang w:val="en-US"/>
        </w:rPr>
        <w:br w:type="page"/>
      </w:r>
    </w:p>
    <w:p w14:paraId="6CD3805E" w14:textId="3E506CE3" w:rsidR="005A16CE" w:rsidRPr="00BB65E7" w:rsidRDefault="00BB65E7" w:rsidP="00C537F7">
      <w:pPr>
        <w:rPr>
          <w:rFonts w:cs="Arial"/>
          <w:b/>
          <w:bCs/>
          <w:sz w:val="50"/>
          <w:szCs w:val="50"/>
        </w:rPr>
      </w:pPr>
      <w:bookmarkStart w:id="11" w:name="_Hlk208246269"/>
      <w:r w:rsidRPr="00BB65E7">
        <w:rPr>
          <w:rFonts w:cs="Arial"/>
          <w:b/>
          <w:sz w:val="50"/>
          <w:szCs w:val="50"/>
        </w:rPr>
        <w:lastRenderedPageBreak/>
        <w:t>Contenido</w:t>
      </w:r>
      <w:bookmarkEnd w:id="11"/>
      <w:r w:rsidRPr="00BB65E7">
        <w:rPr>
          <w:rFonts w:cs="Arial"/>
          <w:noProof/>
          <w:sz w:val="50"/>
          <w:szCs w:val="50"/>
        </w:rPr>
        <mc:AlternateContent>
          <mc:Choice Requires="wps">
            <w:drawing>
              <wp:anchor distT="0" distB="0" distL="114300" distR="114300" simplePos="0" relativeHeight="251659264" behindDoc="1" locked="0" layoutInCell="0" allowOverlap="1" wp14:anchorId="6E425153" wp14:editId="0E553A18">
                <wp:simplePos x="0" y="0"/>
                <wp:positionH relativeFrom="page">
                  <wp:posOffset>1080135</wp:posOffset>
                </wp:positionH>
                <wp:positionV relativeFrom="page">
                  <wp:posOffset>1365885</wp:posOffset>
                </wp:positionV>
                <wp:extent cx="5972175" cy="17780"/>
                <wp:effectExtent l="0" t="0" r="28575" b="20320"/>
                <wp:wrapNone/>
                <wp:docPr id="1101047534" name="Forma libre: forma 9"/>
                <wp:cNvGraphicFramePr/>
                <a:graphic xmlns:a="http://schemas.openxmlformats.org/drawingml/2006/main">
                  <a:graphicData uri="http://schemas.microsoft.com/office/word/2010/wordprocessingShape">
                    <wps:wsp>
                      <wps:cNvSpPr/>
                      <wps:spPr>
                        <a:xfrm>
                          <a:off x="0" y="0"/>
                          <a:ext cx="5972175" cy="17145"/>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clip" horzOverflow="clip" vert="horz" lIns="91440" tIns="45720" rIns="91440" bIns="45720" anchor="t"/>
                    </wps:wsp>
                  </a:graphicData>
                </a:graphic>
                <wp14:sizeRelH relativeFrom="page">
                  <wp14:pctWidth>0</wp14:pctWidth>
                </wp14:sizeRelH>
                <wp14:sizeRelV relativeFrom="page">
                  <wp14:pctHeight>0</wp14:pctHeight>
                </wp14:sizeRelV>
              </wp:anchor>
            </w:drawing>
          </mc:Choice>
          <mc:Fallback>
            <w:pict>
              <v:shape w14:anchorId="593BFC05" id="Forma libre: forma 9" o:spid="_x0000_s1026" style="position:absolute;margin-left:85.05pt;margin-top:107.55pt;width:470.25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" o:allowincell="f" path="m,l5972175,17779e" filled="f" strokeweight=".49931mm">
                <v:path arrowok="t" textboxrect="0,0,5972175,17779"/>
                <w10:wrap anchorx="page" anchory="page"/>
              </v:shape>
            </w:pict>
          </mc:Fallback>
        </mc:AlternateContent>
      </w:r>
    </w:p>
    <w:sdt>
      <w:sdtPr>
        <w:rPr>
          <w:rFonts w:asciiTheme="minorHAnsi" w:eastAsiaTheme="minorHAnsi" w:hAnsiTheme="minorHAnsi" w:cstheme="minorBidi"/>
          <w:b w:val="0"/>
          <w:i/>
          <w:iCs/>
          <w:color w:val="auto"/>
          <w:kern w:val="2"/>
          <w:sz w:val="24"/>
          <w:szCs w:val="24"/>
          <w:u w:val="single"/>
          <w:lang w:val="es-ES" w:eastAsia="en-US"/>
          <w14:ligatures w14:val="standardContextual"/>
        </w:rPr>
        <w:id w:val="834425914"/>
        <w:docPartObj>
          <w:docPartGallery w:val="Table of Contents"/>
          <w:docPartUnique/>
        </w:docPartObj>
      </w:sdtPr>
      <w:sdtEndPr>
        <w:rPr>
          <w:rFonts w:ascii="Arial" w:hAnsi="Arial"/>
          <w:sz w:val="20"/>
        </w:rPr>
      </w:sdtEndPr>
      <w:sdtContent>
        <w:p w14:paraId="0A16E504" w14:textId="4B214A1E" w:rsidR="00BD6FDE" w:rsidRPr="00736A91" w:rsidRDefault="00BD6FDE" w:rsidP="00775CF2">
          <w:pPr>
            <w:pStyle w:val="TtuloTDC"/>
            <w:ind w:left="7080"/>
            <w:rPr>
              <w:b w:val="0"/>
              <w:i/>
              <w:iCs/>
              <w:u w:val="single"/>
            </w:rPr>
          </w:pPr>
        </w:p>
        <w:p w14:paraId="5BDFAA40" w14:textId="1EAA5C66" w:rsidR="00B21914" w:rsidRDefault="00736A91">
          <w:pPr>
            <w:pStyle w:val="TDC1"/>
            <w:tabs>
              <w:tab w:val="right" w:leader="dot" w:pos="8828"/>
            </w:tabs>
            <w:rPr>
              <w:rFonts w:asciiTheme="minorHAnsi" w:eastAsiaTheme="minorEastAsia" w:hAnsiTheme="minorHAnsi"/>
              <w:noProof/>
              <w:sz w:val="24"/>
              <w:lang w:eastAsia="es-MX"/>
            </w:rPr>
          </w:pPr>
          <w:r w:rsidRPr="00736A91">
            <w:rPr>
              <w:i/>
              <w:iCs/>
              <w:u w:val="single"/>
            </w:rPr>
            <w:fldChar w:fldCharType="begin"/>
          </w:r>
          <w:r w:rsidRPr="00736A91">
            <w:rPr>
              <w:i/>
              <w:iCs/>
              <w:u w:val="single"/>
            </w:rPr>
            <w:instrText xml:space="preserve"> TOC \o "1-3" \h \z \u </w:instrText>
          </w:r>
          <w:r w:rsidRPr="00736A91">
            <w:rPr>
              <w:i/>
              <w:iCs/>
              <w:u w:val="single"/>
            </w:rPr>
            <w:fldChar w:fldCharType="separate"/>
          </w:r>
          <w:hyperlink w:anchor="_Toc210733274" w:history="1">
            <w:r w:rsidR="00B21914" w:rsidRPr="00971CF6">
              <w:rPr>
                <w:rStyle w:val="Hipervnculo"/>
                <w:rFonts w:cs="Arial"/>
                <w:noProof/>
              </w:rPr>
              <w:t>Agradecimientos</w:t>
            </w:r>
            <w:r w:rsidR="00B21914">
              <w:rPr>
                <w:noProof/>
                <w:webHidden/>
              </w:rPr>
              <w:tab/>
            </w:r>
            <w:r w:rsidR="00B21914">
              <w:rPr>
                <w:noProof/>
                <w:webHidden/>
              </w:rPr>
              <w:fldChar w:fldCharType="begin"/>
            </w:r>
            <w:r w:rsidR="00B21914">
              <w:rPr>
                <w:noProof/>
                <w:webHidden/>
              </w:rPr>
              <w:instrText xml:space="preserve"> PAGEREF _Toc210733274 \h </w:instrText>
            </w:r>
            <w:r w:rsidR="00B21914">
              <w:rPr>
                <w:noProof/>
                <w:webHidden/>
              </w:rPr>
            </w:r>
            <w:r w:rsidR="00B21914">
              <w:rPr>
                <w:noProof/>
                <w:webHidden/>
              </w:rPr>
              <w:fldChar w:fldCharType="separate"/>
            </w:r>
            <w:r w:rsidR="006656ED">
              <w:rPr>
                <w:noProof/>
                <w:webHidden/>
              </w:rPr>
              <w:t>I</w:t>
            </w:r>
            <w:r w:rsidR="00B21914">
              <w:rPr>
                <w:noProof/>
                <w:webHidden/>
              </w:rPr>
              <w:fldChar w:fldCharType="end"/>
            </w:r>
          </w:hyperlink>
        </w:p>
        <w:p w14:paraId="2E933231" w14:textId="47F72F8F" w:rsidR="00B21914" w:rsidRDefault="00B21914">
          <w:pPr>
            <w:pStyle w:val="TDC1"/>
            <w:tabs>
              <w:tab w:val="right" w:leader="dot" w:pos="8828"/>
            </w:tabs>
            <w:rPr>
              <w:rFonts w:asciiTheme="minorHAnsi" w:eastAsiaTheme="minorEastAsia" w:hAnsiTheme="minorHAnsi"/>
              <w:noProof/>
              <w:sz w:val="24"/>
              <w:lang w:eastAsia="es-MX"/>
            </w:rPr>
          </w:pPr>
          <w:hyperlink w:anchor="_Toc210733275" w:history="1">
            <w:r w:rsidRPr="00971CF6">
              <w:rPr>
                <w:rStyle w:val="Hipervnculo"/>
                <w:noProof/>
              </w:rPr>
              <w:t>Resumen</w:t>
            </w:r>
            <w:r>
              <w:rPr>
                <w:noProof/>
                <w:webHidden/>
              </w:rPr>
              <w:tab/>
            </w:r>
            <w:r>
              <w:rPr>
                <w:noProof/>
                <w:webHidden/>
              </w:rPr>
              <w:fldChar w:fldCharType="begin"/>
            </w:r>
            <w:r>
              <w:rPr>
                <w:noProof/>
                <w:webHidden/>
              </w:rPr>
              <w:instrText xml:space="preserve"> PAGEREF _Toc210733275 \h </w:instrText>
            </w:r>
            <w:r>
              <w:rPr>
                <w:noProof/>
                <w:webHidden/>
              </w:rPr>
            </w:r>
            <w:r>
              <w:rPr>
                <w:noProof/>
                <w:webHidden/>
              </w:rPr>
              <w:fldChar w:fldCharType="separate"/>
            </w:r>
            <w:r w:rsidR="006656ED">
              <w:rPr>
                <w:noProof/>
                <w:webHidden/>
              </w:rPr>
              <w:t>II</w:t>
            </w:r>
            <w:r>
              <w:rPr>
                <w:noProof/>
                <w:webHidden/>
              </w:rPr>
              <w:fldChar w:fldCharType="end"/>
            </w:r>
          </w:hyperlink>
        </w:p>
        <w:p w14:paraId="5FF94C94" w14:textId="1FAD2980" w:rsidR="00B21914" w:rsidRDefault="00B21914">
          <w:pPr>
            <w:pStyle w:val="TDC1"/>
            <w:tabs>
              <w:tab w:val="right" w:leader="dot" w:pos="8828"/>
            </w:tabs>
            <w:rPr>
              <w:rFonts w:asciiTheme="minorHAnsi" w:eastAsiaTheme="minorEastAsia" w:hAnsiTheme="minorHAnsi"/>
              <w:noProof/>
              <w:sz w:val="24"/>
              <w:lang w:eastAsia="es-MX"/>
            </w:rPr>
          </w:pPr>
          <w:hyperlink w:anchor="_Toc210733276" w:history="1">
            <w:r w:rsidRPr="00971CF6">
              <w:rPr>
                <w:rStyle w:val="Hipervnculo"/>
                <w:noProof/>
                <w:lang w:val="en-US"/>
              </w:rPr>
              <w:t>Abstract</w:t>
            </w:r>
            <w:r>
              <w:rPr>
                <w:noProof/>
                <w:webHidden/>
              </w:rPr>
              <w:tab/>
            </w:r>
            <w:r>
              <w:rPr>
                <w:noProof/>
                <w:webHidden/>
              </w:rPr>
              <w:fldChar w:fldCharType="begin"/>
            </w:r>
            <w:r>
              <w:rPr>
                <w:noProof/>
                <w:webHidden/>
              </w:rPr>
              <w:instrText xml:space="preserve"> PAGEREF _Toc210733276 \h </w:instrText>
            </w:r>
            <w:r>
              <w:rPr>
                <w:noProof/>
                <w:webHidden/>
              </w:rPr>
            </w:r>
            <w:r>
              <w:rPr>
                <w:noProof/>
                <w:webHidden/>
              </w:rPr>
              <w:fldChar w:fldCharType="separate"/>
            </w:r>
            <w:r w:rsidR="006656ED">
              <w:rPr>
                <w:noProof/>
                <w:webHidden/>
              </w:rPr>
              <w:t>III</w:t>
            </w:r>
            <w:r>
              <w:rPr>
                <w:noProof/>
                <w:webHidden/>
              </w:rPr>
              <w:fldChar w:fldCharType="end"/>
            </w:r>
          </w:hyperlink>
        </w:p>
        <w:p w14:paraId="79FBAE3E" w14:textId="02E502C4" w:rsidR="00B21914" w:rsidRDefault="00B21914">
          <w:pPr>
            <w:pStyle w:val="TDC1"/>
            <w:tabs>
              <w:tab w:val="right" w:leader="dot" w:pos="8828"/>
            </w:tabs>
            <w:rPr>
              <w:rFonts w:asciiTheme="minorHAnsi" w:eastAsiaTheme="minorEastAsia" w:hAnsiTheme="minorHAnsi"/>
              <w:noProof/>
              <w:sz w:val="24"/>
              <w:lang w:eastAsia="es-MX"/>
            </w:rPr>
          </w:pPr>
          <w:hyperlink w:anchor="_Toc210733277" w:history="1">
            <w:r w:rsidRPr="00971CF6">
              <w:rPr>
                <w:rStyle w:val="Hipervnculo"/>
                <w:noProof/>
              </w:rPr>
              <w:t>índice de figuras</w:t>
            </w:r>
            <w:r>
              <w:rPr>
                <w:noProof/>
                <w:webHidden/>
              </w:rPr>
              <w:tab/>
            </w:r>
            <w:r>
              <w:rPr>
                <w:noProof/>
                <w:webHidden/>
              </w:rPr>
              <w:fldChar w:fldCharType="begin"/>
            </w:r>
            <w:r>
              <w:rPr>
                <w:noProof/>
                <w:webHidden/>
              </w:rPr>
              <w:instrText xml:space="preserve"> PAGEREF _Toc210733277 \h </w:instrText>
            </w:r>
            <w:r>
              <w:rPr>
                <w:noProof/>
                <w:webHidden/>
              </w:rPr>
            </w:r>
            <w:r>
              <w:rPr>
                <w:noProof/>
                <w:webHidden/>
              </w:rPr>
              <w:fldChar w:fldCharType="separate"/>
            </w:r>
            <w:r w:rsidR="006656ED">
              <w:rPr>
                <w:noProof/>
                <w:webHidden/>
              </w:rPr>
              <w:t>VI</w:t>
            </w:r>
            <w:r>
              <w:rPr>
                <w:noProof/>
                <w:webHidden/>
              </w:rPr>
              <w:fldChar w:fldCharType="end"/>
            </w:r>
          </w:hyperlink>
        </w:p>
        <w:p w14:paraId="4758709E" w14:textId="0E80BF98" w:rsidR="00B21914" w:rsidRDefault="00B21914">
          <w:pPr>
            <w:pStyle w:val="TDC1"/>
            <w:tabs>
              <w:tab w:val="right" w:leader="dot" w:pos="8828"/>
            </w:tabs>
            <w:rPr>
              <w:rFonts w:asciiTheme="minorHAnsi" w:eastAsiaTheme="minorEastAsia" w:hAnsiTheme="minorHAnsi"/>
              <w:noProof/>
              <w:sz w:val="24"/>
              <w:lang w:eastAsia="es-MX"/>
            </w:rPr>
          </w:pPr>
          <w:hyperlink w:anchor="_Toc210733278" w:history="1">
            <w:r w:rsidRPr="00971CF6">
              <w:rPr>
                <w:rStyle w:val="Hipervnculo"/>
                <w:noProof/>
              </w:rPr>
              <w:t>índice de tablas</w:t>
            </w:r>
            <w:r>
              <w:rPr>
                <w:noProof/>
                <w:webHidden/>
              </w:rPr>
              <w:tab/>
            </w:r>
            <w:r>
              <w:rPr>
                <w:noProof/>
                <w:webHidden/>
              </w:rPr>
              <w:fldChar w:fldCharType="begin"/>
            </w:r>
            <w:r>
              <w:rPr>
                <w:noProof/>
                <w:webHidden/>
              </w:rPr>
              <w:instrText xml:space="preserve"> PAGEREF _Toc210733278 \h </w:instrText>
            </w:r>
            <w:r>
              <w:rPr>
                <w:noProof/>
                <w:webHidden/>
              </w:rPr>
            </w:r>
            <w:r>
              <w:rPr>
                <w:noProof/>
                <w:webHidden/>
              </w:rPr>
              <w:fldChar w:fldCharType="separate"/>
            </w:r>
            <w:r w:rsidR="006656ED">
              <w:rPr>
                <w:noProof/>
                <w:webHidden/>
              </w:rPr>
              <w:t>VII</w:t>
            </w:r>
            <w:r>
              <w:rPr>
                <w:noProof/>
                <w:webHidden/>
              </w:rPr>
              <w:fldChar w:fldCharType="end"/>
            </w:r>
          </w:hyperlink>
        </w:p>
        <w:p w14:paraId="26E52D0D" w14:textId="2F33C553" w:rsidR="00B21914" w:rsidRDefault="00B21914">
          <w:pPr>
            <w:pStyle w:val="TDC1"/>
            <w:tabs>
              <w:tab w:val="right" w:leader="dot" w:pos="8828"/>
            </w:tabs>
            <w:rPr>
              <w:rFonts w:asciiTheme="minorHAnsi" w:eastAsiaTheme="minorEastAsia" w:hAnsiTheme="minorHAnsi"/>
              <w:noProof/>
              <w:sz w:val="24"/>
              <w:lang w:eastAsia="es-MX"/>
            </w:rPr>
          </w:pPr>
          <w:hyperlink w:anchor="_Toc210733279" w:history="1">
            <w:r w:rsidRPr="00971CF6">
              <w:rPr>
                <w:rStyle w:val="Hipervnculo"/>
                <w:noProof/>
              </w:rPr>
              <w:t>Introducción</w:t>
            </w:r>
            <w:r>
              <w:rPr>
                <w:noProof/>
                <w:webHidden/>
              </w:rPr>
              <w:tab/>
            </w:r>
            <w:r>
              <w:rPr>
                <w:noProof/>
                <w:webHidden/>
              </w:rPr>
              <w:fldChar w:fldCharType="begin"/>
            </w:r>
            <w:r>
              <w:rPr>
                <w:noProof/>
                <w:webHidden/>
              </w:rPr>
              <w:instrText xml:space="preserve"> PAGEREF _Toc210733279 \h </w:instrText>
            </w:r>
            <w:r>
              <w:rPr>
                <w:noProof/>
                <w:webHidden/>
              </w:rPr>
            </w:r>
            <w:r>
              <w:rPr>
                <w:noProof/>
                <w:webHidden/>
              </w:rPr>
              <w:fldChar w:fldCharType="separate"/>
            </w:r>
            <w:r w:rsidR="006656ED">
              <w:rPr>
                <w:noProof/>
                <w:webHidden/>
              </w:rPr>
              <w:t>1</w:t>
            </w:r>
            <w:r>
              <w:rPr>
                <w:noProof/>
                <w:webHidden/>
              </w:rPr>
              <w:fldChar w:fldCharType="end"/>
            </w:r>
          </w:hyperlink>
        </w:p>
        <w:p w14:paraId="40FE026C" w14:textId="75CDE546" w:rsidR="00B21914" w:rsidRDefault="00B21914">
          <w:pPr>
            <w:pStyle w:val="TDC1"/>
            <w:tabs>
              <w:tab w:val="right" w:leader="dot" w:pos="8828"/>
            </w:tabs>
            <w:rPr>
              <w:rFonts w:asciiTheme="minorHAnsi" w:eastAsiaTheme="minorEastAsia" w:hAnsiTheme="minorHAnsi"/>
              <w:noProof/>
              <w:sz w:val="24"/>
              <w:lang w:eastAsia="es-MX"/>
            </w:rPr>
          </w:pPr>
          <w:hyperlink w:anchor="_Toc210733280" w:history="1">
            <w:r w:rsidRPr="00971CF6">
              <w:rPr>
                <w:rStyle w:val="Hipervnculo"/>
                <w:rFonts w:eastAsia="Arial"/>
                <w:noProof/>
                <w:w w:val="99"/>
              </w:rPr>
              <w:t>Ge</w:t>
            </w:r>
            <w:r w:rsidRPr="00971CF6">
              <w:rPr>
                <w:rStyle w:val="Hipervnculo"/>
                <w:rFonts w:eastAsia="Arial" w:cs="Arial"/>
                <w:bCs/>
                <w:noProof/>
              </w:rPr>
              <w:t>n</w:t>
            </w:r>
            <w:r w:rsidRPr="00971CF6">
              <w:rPr>
                <w:rStyle w:val="Hipervnculo"/>
                <w:rFonts w:eastAsia="Arial" w:cs="Arial"/>
                <w:bCs/>
                <w:noProof/>
                <w:w w:val="99"/>
              </w:rPr>
              <w:t>era</w:t>
            </w:r>
            <w:r w:rsidRPr="00971CF6">
              <w:rPr>
                <w:rStyle w:val="Hipervnculo"/>
                <w:rFonts w:eastAsia="Arial" w:cs="Arial"/>
                <w:bCs/>
                <w:noProof/>
              </w:rPr>
              <w:t>l</w:t>
            </w:r>
            <w:r w:rsidRPr="00971CF6">
              <w:rPr>
                <w:rStyle w:val="Hipervnculo"/>
                <w:rFonts w:eastAsia="Arial" w:cs="Arial"/>
                <w:bCs/>
                <w:noProof/>
                <w:spacing w:val="1"/>
              </w:rPr>
              <w:t>i</w:t>
            </w:r>
            <w:r w:rsidRPr="00971CF6">
              <w:rPr>
                <w:rStyle w:val="Hipervnculo"/>
                <w:rFonts w:eastAsia="Arial" w:cs="Arial"/>
                <w:bCs/>
                <w:noProof/>
              </w:rPr>
              <w:t>d</w:t>
            </w:r>
            <w:r w:rsidRPr="00971CF6">
              <w:rPr>
                <w:rStyle w:val="Hipervnculo"/>
                <w:rFonts w:eastAsia="Arial" w:cs="Arial"/>
                <w:bCs/>
                <w:noProof/>
                <w:w w:val="99"/>
              </w:rPr>
              <w:t>a</w:t>
            </w:r>
            <w:r w:rsidRPr="00971CF6">
              <w:rPr>
                <w:rStyle w:val="Hipervnculo"/>
                <w:rFonts w:eastAsia="Arial" w:cs="Arial"/>
                <w:bCs/>
                <w:noProof/>
              </w:rPr>
              <w:t>d</w:t>
            </w:r>
            <w:r w:rsidRPr="00971CF6">
              <w:rPr>
                <w:rStyle w:val="Hipervnculo"/>
                <w:rFonts w:eastAsia="Arial" w:cs="Arial"/>
                <w:bCs/>
                <w:noProof/>
                <w:w w:val="99"/>
              </w:rPr>
              <w:t>es</w:t>
            </w:r>
            <w:r>
              <w:rPr>
                <w:noProof/>
                <w:webHidden/>
              </w:rPr>
              <w:tab/>
            </w:r>
            <w:r>
              <w:rPr>
                <w:noProof/>
                <w:webHidden/>
              </w:rPr>
              <w:fldChar w:fldCharType="begin"/>
            </w:r>
            <w:r>
              <w:rPr>
                <w:noProof/>
                <w:webHidden/>
              </w:rPr>
              <w:instrText xml:space="preserve"> PAGEREF _Toc210733280 \h </w:instrText>
            </w:r>
            <w:r>
              <w:rPr>
                <w:noProof/>
                <w:webHidden/>
              </w:rPr>
            </w:r>
            <w:r>
              <w:rPr>
                <w:noProof/>
                <w:webHidden/>
              </w:rPr>
              <w:fldChar w:fldCharType="separate"/>
            </w:r>
            <w:r w:rsidR="006656ED">
              <w:rPr>
                <w:noProof/>
                <w:webHidden/>
              </w:rPr>
              <w:t>2</w:t>
            </w:r>
            <w:r>
              <w:rPr>
                <w:noProof/>
                <w:webHidden/>
              </w:rPr>
              <w:fldChar w:fldCharType="end"/>
            </w:r>
          </w:hyperlink>
        </w:p>
        <w:p w14:paraId="6BAFB3A3" w14:textId="4768F777" w:rsidR="00B21914" w:rsidRDefault="00B21914">
          <w:pPr>
            <w:pStyle w:val="TDC2"/>
            <w:tabs>
              <w:tab w:val="right" w:leader="dot" w:pos="8828"/>
            </w:tabs>
            <w:rPr>
              <w:rFonts w:asciiTheme="minorHAnsi" w:eastAsiaTheme="minorEastAsia" w:hAnsiTheme="minorHAnsi"/>
              <w:noProof/>
              <w:sz w:val="24"/>
              <w:lang w:eastAsia="es-MX"/>
            </w:rPr>
          </w:pPr>
          <w:hyperlink w:anchor="_Toc210733283" w:history="1">
            <w:r w:rsidRPr="00971CF6">
              <w:rPr>
                <w:rStyle w:val="Hipervnculo"/>
                <w:rFonts w:cs="Arial"/>
                <w:noProof/>
              </w:rPr>
              <w:t>2.1 Planteamiento del problema</w:t>
            </w:r>
            <w:r>
              <w:rPr>
                <w:noProof/>
                <w:webHidden/>
              </w:rPr>
              <w:tab/>
            </w:r>
            <w:r>
              <w:rPr>
                <w:noProof/>
                <w:webHidden/>
              </w:rPr>
              <w:fldChar w:fldCharType="begin"/>
            </w:r>
            <w:r>
              <w:rPr>
                <w:noProof/>
                <w:webHidden/>
              </w:rPr>
              <w:instrText xml:space="preserve"> PAGEREF _Toc210733283 \h </w:instrText>
            </w:r>
            <w:r>
              <w:rPr>
                <w:noProof/>
                <w:webHidden/>
              </w:rPr>
            </w:r>
            <w:r>
              <w:rPr>
                <w:noProof/>
                <w:webHidden/>
              </w:rPr>
              <w:fldChar w:fldCharType="separate"/>
            </w:r>
            <w:r w:rsidR="006656ED">
              <w:rPr>
                <w:noProof/>
                <w:webHidden/>
              </w:rPr>
              <w:t>2</w:t>
            </w:r>
            <w:r>
              <w:rPr>
                <w:noProof/>
                <w:webHidden/>
              </w:rPr>
              <w:fldChar w:fldCharType="end"/>
            </w:r>
          </w:hyperlink>
        </w:p>
        <w:p w14:paraId="4E8B5C37" w14:textId="5CA07E73" w:rsidR="00B21914" w:rsidRDefault="00B21914">
          <w:pPr>
            <w:pStyle w:val="TDC2"/>
            <w:tabs>
              <w:tab w:val="right" w:leader="dot" w:pos="8828"/>
            </w:tabs>
            <w:rPr>
              <w:rFonts w:asciiTheme="minorHAnsi" w:eastAsiaTheme="minorEastAsia" w:hAnsiTheme="minorHAnsi"/>
              <w:noProof/>
              <w:sz w:val="24"/>
              <w:lang w:eastAsia="es-MX"/>
            </w:rPr>
          </w:pPr>
          <w:hyperlink w:anchor="_Toc210733284" w:history="1">
            <w:r w:rsidRPr="00971CF6">
              <w:rPr>
                <w:rStyle w:val="Hipervnculo"/>
                <w:rFonts w:cs="Arial"/>
                <w:noProof/>
              </w:rPr>
              <w:t>2.2 Objetivos</w:t>
            </w:r>
            <w:r>
              <w:rPr>
                <w:noProof/>
                <w:webHidden/>
              </w:rPr>
              <w:tab/>
            </w:r>
            <w:r>
              <w:rPr>
                <w:noProof/>
                <w:webHidden/>
              </w:rPr>
              <w:fldChar w:fldCharType="begin"/>
            </w:r>
            <w:r>
              <w:rPr>
                <w:noProof/>
                <w:webHidden/>
              </w:rPr>
              <w:instrText xml:space="preserve"> PAGEREF _Toc210733284 \h </w:instrText>
            </w:r>
            <w:r>
              <w:rPr>
                <w:noProof/>
                <w:webHidden/>
              </w:rPr>
            </w:r>
            <w:r>
              <w:rPr>
                <w:noProof/>
                <w:webHidden/>
              </w:rPr>
              <w:fldChar w:fldCharType="separate"/>
            </w:r>
            <w:r w:rsidR="006656ED">
              <w:rPr>
                <w:noProof/>
                <w:webHidden/>
              </w:rPr>
              <w:t>3</w:t>
            </w:r>
            <w:r>
              <w:rPr>
                <w:noProof/>
                <w:webHidden/>
              </w:rPr>
              <w:fldChar w:fldCharType="end"/>
            </w:r>
          </w:hyperlink>
        </w:p>
        <w:p w14:paraId="535D8850" w14:textId="28582A1F" w:rsidR="00B21914" w:rsidRDefault="00B21914">
          <w:pPr>
            <w:pStyle w:val="TDC3"/>
            <w:tabs>
              <w:tab w:val="right" w:leader="dot" w:pos="8828"/>
            </w:tabs>
            <w:rPr>
              <w:rFonts w:asciiTheme="minorHAnsi" w:eastAsiaTheme="minorEastAsia" w:hAnsiTheme="minorHAnsi"/>
              <w:noProof/>
              <w:sz w:val="24"/>
              <w:lang w:eastAsia="es-MX"/>
            </w:rPr>
          </w:pPr>
          <w:hyperlink w:anchor="_Toc210733291" w:history="1">
            <w:r w:rsidRPr="00971CF6">
              <w:rPr>
                <w:rStyle w:val="Hipervnculo"/>
                <w:rFonts w:cs="Arial"/>
                <w:noProof/>
              </w:rPr>
              <w:t>2.2.1 Objetivo general</w:t>
            </w:r>
            <w:r>
              <w:rPr>
                <w:noProof/>
                <w:webHidden/>
              </w:rPr>
              <w:tab/>
            </w:r>
            <w:r>
              <w:rPr>
                <w:noProof/>
                <w:webHidden/>
              </w:rPr>
              <w:fldChar w:fldCharType="begin"/>
            </w:r>
            <w:r>
              <w:rPr>
                <w:noProof/>
                <w:webHidden/>
              </w:rPr>
              <w:instrText xml:space="preserve"> PAGEREF _Toc210733291 \h </w:instrText>
            </w:r>
            <w:r>
              <w:rPr>
                <w:noProof/>
                <w:webHidden/>
              </w:rPr>
            </w:r>
            <w:r>
              <w:rPr>
                <w:noProof/>
                <w:webHidden/>
              </w:rPr>
              <w:fldChar w:fldCharType="separate"/>
            </w:r>
            <w:r w:rsidR="006656ED">
              <w:rPr>
                <w:noProof/>
                <w:webHidden/>
              </w:rPr>
              <w:t>3</w:t>
            </w:r>
            <w:r>
              <w:rPr>
                <w:noProof/>
                <w:webHidden/>
              </w:rPr>
              <w:fldChar w:fldCharType="end"/>
            </w:r>
          </w:hyperlink>
        </w:p>
        <w:p w14:paraId="46435934" w14:textId="1E790E0F" w:rsidR="00B21914" w:rsidRDefault="00B21914">
          <w:pPr>
            <w:pStyle w:val="TDC3"/>
            <w:tabs>
              <w:tab w:val="right" w:leader="dot" w:pos="8828"/>
            </w:tabs>
            <w:rPr>
              <w:rFonts w:asciiTheme="minorHAnsi" w:eastAsiaTheme="minorEastAsia" w:hAnsiTheme="minorHAnsi"/>
              <w:noProof/>
              <w:sz w:val="24"/>
              <w:lang w:eastAsia="es-MX"/>
            </w:rPr>
          </w:pPr>
          <w:hyperlink w:anchor="_Toc210733297" w:history="1">
            <w:r w:rsidRPr="00971CF6">
              <w:rPr>
                <w:rStyle w:val="Hipervnculo"/>
                <w:rFonts w:cs="Arial"/>
                <w:noProof/>
              </w:rPr>
              <w:t>2.2.2 Objetivo especifico</w:t>
            </w:r>
            <w:r>
              <w:rPr>
                <w:noProof/>
                <w:webHidden/>
              </w:rPr>
              <w:tab/>
            </w:r>
            <w:r>
              <w:rPr>
                <w:noProof/>
                <w:webHidden/>
              </w:rPr>
              <w:fldChar w:fldCharType="begin"/>
            </w:r>
            <w:r>
              <w:rPr>
                <w:noProof/>
                <w:webHidden/>
              </w:rPr>
              <w:instrText xml:space="preserve"> PAGEREF _Toc210733297 \h </w:instrText>
            </w:r>
            <w:r>
              <w:rPr>
                <w:noProof/>
                <w:webHidden/>
              </w:rPr>
            </w:r>
            <w:r>
              <w:rPr>
                <w:noProof/>
                <w:webHidden/>
              </w:rPr>
              <w:fldChar w:fldCharType="separate"/>
            </w:r>
            <w:r w:rsidR="006656ED">
              <w:rPr>
                <w:noProof/>
                <w:webHidden/>
              </w:rPr>
              <w:t>3</w:t>
            </w:r>
            <w:r>
              <w:rPr>
                <w:noProof/>
                <w:webHidden/>
              </w:rPr>
              <w:fldChar w:fldCharType="end"/>
            </w:r>
          </w:hyperlink>
        </w:p>
        <w:p w14:paraId="20C1E833" w14:textId="6692F644" w:rsidR="00B21914" w:rsidRDefault="00B21914">
          <w:pPr>
            <w:pStyle w:val="TDC2"/>
            <w:tabs>
              <w:tab w:val="right" w:leader="dot" w:pos="8828"/>
            </w:tabs>
            <w:rPr>
              <w:rFonts w:asciiTheme="minorHAnsi" w:eastAsiaTheme="minorEastAsia" w:hAnsiTheme="minorHAnsi"/>
              <w:noProof/>
              <w:sz w:val="24"/>
              <w:lang w:eastAsia="es-MX"/>
            </w:rPr>
          </w:pPr>
          <w:hyperlink w:anchor="_Toc210733302" w:history="1">
            <w:r w:rsidRPr="00971CF6">
              <w:rPr>
                <w:rStyle w:val="Hipervnculo"/>
                <w:rFonts w:cs="Arial"/>
                <w:noProof/>
              </w:rPr>
              <w:t>2.3 Justificación</w:t>
            </w:r>
            <w:r>
              <w:rPr>
                <w:noProof/>
                <w:webHidden/>
              </w:rPr>
              <w:tab/>
            </w:r>
            <w:r>
              <w:rPr>
                <w:noProof/>
                <w:webHidden/>
              </w:rPr>
              <w:fldChar w:fldCharType="begin"/>
            </w:r>
            <w:r>
              <w:rPr>
                <w:noProof/>
                <w:webHidden/>
              </w:rPr>
              <w:instrText xml:space="preserve"> PAGEREF _Toc210733302 \h </w:instrText>
            </w:r>
            <w:r>
              <w:rPr>
                <w:noProof/>
                <w:webHidden/>
              </w:rPr>
            </w:r>
            <w:r>
              <w:rPr>
                <w:noProof/>
                <w:webHidden/>
              </w:rPr>
              <w:fldChar w:fldCharType="separate"/>
            </w:r>
            <w:r w:rsidR="006656ED">
              <w:rPr>
                <w:noProof/>
                <w:webHidden/>
              </w:rPr>
              <w:t>4</w:t>
            </w:r>
            <w:r>
              <w:rPr>
                <w:noProof/>
                <w:webHidden/>
              </w:rPr>
              <w:fldChar w:fldCharType="end"/>
            </w:r>
          </w:hyperlink>
        </w:p>
        <w:p w14:paraId="49F5AADE" w14:textId="7558BBFD" w:rsidR="00B21914" w:rsidRDefault="00B21914">
          <w:pPr>
            <w:pStyle w:val="TDC2"/>
            <w:tabs>
              <w:tab w:val="right" w:leader="dot" w:pos="8828"/>
            </w:tabs>
            <w:rPr>
              <w:rFonts w:asciiTheme="minorHAnsi" w:eastAsiaTheme="minorEastAsia" w:hAnsiTheme="minorHAnsi"/>
              <w:noProof/>
              <w:sz w:val="24"/>
              <w:lang w:eastAsia="es-MX"/>
            </w:rPr>
          </w:pPr>
          <w:hyperlink w:anchor="_Toc210733303" w:history="1">
            <w:r w:rsidRPr="00971CF6">
              <w:rPr>
                <w:rStyle w:val="Hipervnculo"/>
                <w:rFonts w:cs="Arial"/>
                <w:noProof/>
              </w:rPr>
              <w:t>2.4 Caracterización de la empresa en la que participo</w:t>
            </w:r>
            <w:r>
              <w:rPr>
                <w:noProof/>
                <w:webHidden/>
              </w:rPr>
              <w:tab/>
            </w:r>
            <w:r>
              <w:rPr>
                <w:noProof/>
                <w:webHidden/>
              </w:rPr>
              <w:fldChar w:fldCharType="begin"/>
            </w:r>
            <w:r>
              <w:rPr>
                <w:noProof/>
                <w:webHidden/>
              </w:rPr>
              <w:instrText xml:space="preserve"> PAGEREF _Toc210733303 \h </w:instrText>
            </w:r>
            <w:r>
              <w:rPr>
                <w:noProof/>
                <w:webHidden/>
              </w:rPr>
            </w:r>
            <w:r>
              <w:rPr>
                <w:noProof/>
                <w:webHidden/>
              </w:rPr>
              <w:fldChar w:fldCharType="separate"/>
            </w:r>
            <w:r w:rsidR="006656ED">
              <w:rPr>
                <w:noProof/>
                <w:webHidden/>
              </w:rPr>
              <w:t>5</w:t>
            </w:r>
            <w:r>
              <w:rPr>
                <w:noProof/>
                <w:webHidden/>
              </w:rPr>
              <w:fldChar w:fldCharType="end"/>
            </w:r>
          </w:hyperlink>
        </w:p>
        <w:p w14:paraId="70A8E548" w14:textId="310C6D11" w:rsidR="00B21914" w:rsidRDefault="00B21914">
          <w:pPr>
            <w:pStyle w:val="TDC3"/>
            <w:tabs>
              <w:tab w:val="right" w:leader="dot" w:pos="8828"/>
            </w:tabs>
            <w:rPr>
              <w:rFonts w:asciiTheme="minorHAnsi" w:eastAsiaTheme="minorEastAsia" w:hAnsiTheme="minorHAnsi"/>
              <w:noProof/>
              <w:sz w:val="24"/>
              <w:lang w:eastAsia="es-MX"/>
            </w:rPr>
          </w:pPr>
          <w:hyperlink w:anchor="_Toc210733309" w:history="1">
            <w:r w:rsidRPr="00971CF6">
              <w:rPr>
                <w:rStyle w:val="Hipervnculo"/>
                <w:rFonts w:cs="Arial"/>
                <w:noProof/>
              </w:rPr>
              <w:t>2.4.1 Datos generales de la empresa</w:t>
            </w:r>
            <w:r>
              <w:rPr>
                <w:noProof/>
                <w:webHidden/>
              </w:rPr>
              <w:tab/>
            </w:r>
            <w:r>
              <w:rPr>
                <w:noProof/>
                <w:webHidden/>
              </w:rPr>
              <w:fldChar w:fldCharType="begin"/>
            </w:r>
            <w:r>
              <w:rPr>
                <w:noProof/>
                <w:webHidden/>
              </w:rPr>
              <w:instrText xml:space="preserve"> PAGEREF _Toc210733309 \h </w:instrText>
            </w:r>
            <w:r>
              <w:rPr>
                <w:noProof/>
                <w:webHidden/>
              </w:rPr>
            </w:r>
            <w:r>
              <w:rPr>
                <w:noProof/>
                <w:webHidden/>
              </w:rPr>
              <w:fldChar w:fldCharType="separate"/>
            </w:r>
            <w:r w:rsidR="006656ED">
              <w:rPr>
                <w:noProof/>
                <w:webHidden/>
              </w:rPr>
              <w:t>5</w:t>
            </w:r>
            <w:r>
              <w:rPr>
                <w:noProof/>
                <w:webHidden/>
              </w:rPr>
              <w:fldChar w:fldCharType="end"/>
            </w:r>
          </w:hyperlink>
        </w:p>
        <w:p w14:paraId="1A70E4CF" w14:textId="3666A347" w:rsidR="00B21914" w:rsidRDefault="00B21914">
          <w:pPr>
            <w:pStyle w:val="TDC3"/>
            <w:tabs>
              <w:tab w:val="right" w:leader="dot" w:pos="8828"/>
            </w:tabs>
            <w:rPr>
              <w:rFonts w:asciiTheme="minorHAnsi" w:eastAsiaTheme="minorEastAsia" w:hAnsiTheme="minorHAnsi"/>
              <w:noProof/>
              <w:sz w:val="24"/>
              <w:lang w:eastAsia="es-MX"/>
            </w:rPr>
          </w:pPr>
          <w:hyperlink w:anchor="_Toc210733310" w:history="1">
            <w:r w:rsidRPr="00971CF6">
              <w:rPr>
                <w:rStyle w:val="Hipervnculo"/>
                <w:rFonts w:cs="Arial"/>
                <w:noProof/>
              </w:rPr>
              <w:t>2.4.2 Descripción del departamento o área de trabajo</w:t>
            </w:r>
            <w:r>
              <w:rPr>
                <w:noProof/>
                <w:webHidden/>
              </w:rPr>
              <w:tab/>
            </w:r>
            <w:r>
              <w:rPr>
                <w:noProof/>
                <w:webHidden/>
              </w:rPr>
              <w:fldChar w:fldCharType="begin"/>
            </w:r>
            <w:r>
              <w:rPr>
                <w:noProof/>
                <w:webHidden/>
              </w:rPr>
              <w:instrText xml:space="preserve"> PAGEREF _Toc210733310 \h </w:instrText>
            </w:r>
            <w:r>
              <w:rPr>
                <w:noProof/>
                <w:webHidden/>
              </w:rPr>
            </w:r>
            <w:r>
              <w:rPr>
                <w:noProof/>
                <w:webHidden/>
              </w:rPr>
              <w:fldChar w:fldCharType="separate"/>
            </w:r>
            <w:r w:rsidR="006656ED">
              <w:rPr>
                <w:noProof/>
                <w:webHidden/>
              </w:rPr>
              <w:t>7</w:t>
            </w:r>
            <w:r>
              <w:rPr>
                <w:noProof/>
                <w:webHidden/>
              </w:rPr>
              <w:fldChar w:fldCharType="end"/>
            </w:r>
          </w:hyperlink>
        </w:p>
        <w:p w14:paraId="7806912B" w14:textId="09F49358" w:rsidR="00B21914" w:rsidRDefault="00B21914">
          <w:pPr>
            <w:pStyle w:val="TDC2"/>
            <w:tabs>
              <w:tab w:val="right" w:leader="dot" w:pos="8828"/>
            </w:tabs>
            <w:rPr>
              <w:rFonts w:asciiTheme="minorHAnsi" w:eastAsiaTheme="minorEastAsia" w:hAnsiTheme="minorHAnsi"/>
              <w:noProof/>
              <w:sz w:val="24"/>
              <w:lang w:eastAsia="es-MX"/>
            </w:rPr>
          </w:pPr>
          <w:hyperlink w:anchor="_Toc210733311" w:history="1">
            <w:r w:rsidRPr="00971CF6">
              <w:rPr>
                <w:rStyle w:val="Hipervnculo"/>
                <w:rFonts w:cs="Arial"/>
                <w:noProof/>
              </w:rPr>
              <w:t>2.5 Problemas a resolver</w:t>
            </w:r>
            <w:r>
              <w:rPr>
                <w:noProof/>
                <w:webHidden/>
              </w:rPr>
              <w:tab/>
            </w:r>
            <w:r>
              <w:rPr>
                <w:noProof/>
                <w:webHidden/>
              </w:rPr>
              <w:fldChar w:fldCharType="begin"/>
            </w:r>
            <w:r>
              <w:rPr>
                <w:noProof/>
                <w:webHidden/>
              </w:rPr>
              <w:instrText xml:space="preserve"> PAGEREF _Toc210733311 \h </w:instrText>
            </w:r>
            <w:r>
              <w:rPr>
                <w:noProof/>
                <w:webHidden/>
              </w:rPr>
            </w:r>
            <w:r>
              <w:rPr>
                <w:noProof/>
                <w:webHidden/>
              </w:rPr>
              <w:fldChar w:fldCharType="separate"/>
            </w:r>
            <w:r w:rsidR="006656ED">
              <w:rPr>
                <w:noProof/>
                <w:webHidden/>
              </w:rPr>
              <w:t>7</w:t>
            </w:r>
            <w:r>
              <w:rPr>
                <w:noProof/>
                <w:webHidden/>
              </w:rPr>
              <w:fldChar w:fldCharType="end"/>
            </w:r>
          </w:hyperlink>
        </w:p>
        <w:p w14:paraId="2EFC12C3" w14:textId="5BD99129" w:rsidR="00B21914" w:rsidRDefault="00B21914">
          <w:pPr>
            <w:pStyle w:val="TDC2"/>
            <w:tabs>
              <w:tab w:val="right" w:leader="dot" w:pos="8828"/>
            </w:tabs>
            <w:rPr>
              <w:rFonts w:asciiTheme="minorHAnsi" w:eastAsiaTheme="minorEastAsia" w:hAnsiTheme="minorHAnsi"/>
              <w:noProof/>
              <w:sz w:val="24"/>
              <w:lang w:eastAsia="es-MX"/>
            </w:rPr>
          </w:pPr>
          <w:hyperlink w:anchor="_Toc210733312" w:history="1">
            <w:r w:rsidRPr="00971CF6">
              <w:rPr>
                <w:rStyle w:val="Hipervnculo"/>
                <w:rFonts w:cs="Arial"/>
                <w:noProof/>
              </w:rPr>
              <w:t>2.6 Alcances y limitaciones</w:t>
            </w:r>
            <w:r>
              <w:rPr>
                <w:noProof/>
                <w:webHidden/>
              </w:rPr>
              <w:tab/>
            </w:r>
            <w:r>
              <w:rPr>
                <w:noProof/>
                <w:webHidden/>
              </w:rPr>
              <w:fldChar w:fldCharType="begin"/>
            </w:r>
            <w:r>
              <w:rPr>
                <w:noProof/>
                <w:webHidden/>
              </w:rPr>
              <w:instrText xml:space="preserve"> PAGEREF _Toc210733312 \h </w:instrText>
            </w:r>
            <w:r>
              <w:rPr>
                <w:noProof/>
                <w:webHidden/>
              </w:rPr>
            </w:r>
            <w:r>
              <w:rPr>
                <w:noProof/>
                <w:webHidden/>
              </w:rPr>
              <w:fldChar w:fldCharType="separate"/>
            </w:r>
            <w:r w:rsidR="006656ED">
              <w:rPr>
                <w:noProof/>
                <w:webHidden/>
              </w:rPr>
              <w:t>8</w:t>
            </w:r>
            <w:r>
              <w:rPr>
                <w:noProof/>
                <w:webHidden/>
              </w:rPr>
              <w:fldChar w:fldCharType="end"/>
            </w:r>
          </w:hyperlink>
        </w:p>
        <w:p w14:paraId="17688B4C" w14:textId="304CB557" w:rsidR="00B21914" w:rsidRDefault="00B21914">
          <w:pPr>
            <w:pStyle w:val="TDC3"/>
            <w:tabs>
              <w:tab w:val="right" w:leader="dot" w:pos="8828"/>
            </w:tabs>
            <w:rPr>
              <w:rFonts w:asciiTheme="minorHAnsi" w:eastAsiaTheme="minorEastAsia" w:hAnsiTheme="minorHAnsi"/>
              <w:noProof/>
              <w:sz w:val="24"/>
              <w:lang w:eastAsia="es-MX"/>
            </w:rPr>
          </w:pPr>
          <w:hyperlink w:anchor="_Toc210733313" w:history="1">
            <w:r w:rsidRPr="00971CF6">
              <w:rPr>
                <w:rStyle w:val="Hipervnculo"/>
                <w:noProof/>
              </w:rPr>
              <w:t>2.6.1 Alcances</w:t>
            </w:r>
            <w:r>
              <w:rPr>
                <w:noProof/>
                <w:webHidden/>
              </w:rPr>
              <w:tab/>
            </w:r>
            <w:r>
              <w:rPr>
                <w:noProof/>
                <w:webHidden/>
              </w:rPr>
              <w:fldChar w:fldCharType="begin"/>
            </w:r>
            <w:r>
              <w:rPr>
                <w:noProof/>
                <w:webHidden/>
              </w:rPr>
              <w:instrText xml:space="preserve"> PAGEREF _Toc210733313 \h </w:instrText>
            </w:r>
            <w:r>
              <w:rPr>
                <w:noProof/>
                <w:webHidden/>
              </w:rPr>
            </w:r>
            <w:r>
              <w:rPr>
                <w:noProof/>
                <w:webHidden/>
              </w:rPr>
              <w:fldChar w:fldCharType="separate"/>
            </w:r>
            <w:r w:rsidR="006656ED">
              <w:rPr>
                <w:noProof/>
                <w:webHidden/>
              </w:rPr>
              <w:t>8</w:t>
            </w:r>
            <w:r>
              <w:rPr>
                <w:noProof/>
                <w:webHidden/>
              </w:rPr>
              <w:fldChar w:fldCharType="end"/>
            </w:r>
          </w:hyperlink>
        </w:p>
        <w:p w14:paraId="20B4AEE3" w14:textId="620FF23C" w:rsidR="00B21914" w:rsidRDefault="00B21914">
          <w:pPr>
            <w:pStyle w:val="TDC3"/>
            <w:tabs>
              <w:tab w:val="right" w:leader="dot" w:pos="8828"/>
            </w:tabs>
            <w:rPr>
              <w:rFonts w:asciiTheme="minorHAnsi" w:eastAsiaTheme="minorEastAsia" w:hAnsiTheme="minorHAnsi"/>
              <w:noProof/>
              <w:sz w:val="24"/>
              <w:lang w:eastAsia="es-MX"/>
            </w:rPr>
          </w:pPr>
          <w:hyperlink w:anchor="_Toc210733314" w:history="1">
            <w:r w:rsidRPr="00971CF6">
              <w:rPr>
                <w:rStyle w:val="Hipervnculo"/>
                <w:noProof/>
              </w:rPr>
              <w:t>2.6.2 Limitaciones</w:t>
            </w:r>
            <w:r>
              <w:rPr>
                <w:noProof/>
                <w:webHidden/>
              </w:rPr>
              <w:tab/>
            </w:r>
            <w:r>
              <w:rPr>
                <w:noProof/>
                <w:webHidden/>
              </w:rPr>
              <w:fldChar w:fldCharType="begin"/>
            </w:r>
            <w:r>
              <w:rPr>
                <w:noProof/>
                <w:webHidden/>
              </w:rPr>
              <w:instrText xml:space="preserve"> PAGEREF _Toc210733314 \h </w:instrText>
            </w:r>
            <w:r>
              <w:rPr>
                <w:noProof/>
                <w:webHidden/>
              </w:rPr>
            </w:r>
            <w:r>
              <w:rPr>
                <w:noProof/>
                <w:webHidden/>
              </w:rPr>
              <w:fldChar w:fldCharType="separate"/>
            </w:r>
            <w:r w:rsidR="006656ED">
              <w:rPr>
                <w:noProof/>
                <w:webHidden/>
              </w:rPr>
              <w:t>9</w:t>
            </w:r>
            <w:r>
              <w:rPr>
                <w:noProof/>
                <w:webHidden/>
              </w:rPr>
              <w:fldChar w:fldCharType="end"/>
            </w:r>
          </w:hyperlink>
        </w:p>
        <w:p w14:paraId="4EA610DB" w14:textId="036C6D89" w:rsidR="00B21914" w:rsidRDefault="00B21914">
          <w:pPr>
            <w:pStyle w:val="TDC1"/>
            <w:tabs>
              <w:tab w:val="right" w:leader="dot" w:pos="8828"/>
            </w:tabs>
            <w:rPr>
              <w:rFonts w:asciiTheme="minorHAnsi" w:eastAsiaTheme="minorEastAsia" w:hAnsiTheme="minorHAnsi"/>
              <w:noProof/>
              <w:sz w:val="24"/>
              <w:lang w:eastAsia="es-MX"/>
            </w:rPr>
          </w:pPr>
          <w:hyperlink w:anchor="_Toc210733315" w:history="1">
            <w:r w:rsidRPr="00971CF6">
              <w:rPr>
                <w:rStyle w:val="Hipervnculo"/>
                <w:noProof/>
              </w:rPr>
              <w:t>Marco teórico</w:t>
            </w:r>
            <w:r>
              <w:rPr>
                <w:noProof/>
                <w:webHidden/>
              </w:rPr>
              <w:tab/>
            </w:r>
            <w:r>
              <w:rPr>
                <w:noProof/>
                <w:webHidden/>
              </w:rPr>
              <w:fldChar w:fldCharType="begin"/>
            </w:r>
            <w:r>
              <w:rPr>
                <w:noProof/>
                <w:webHidden/>
              </w:rPr>
              <w:instrText xml:space="preserve"> PAGEREF _Toc210733315 \h </w:instrText>
            </w:r>
            <w:r>
              <w:rPr>
                <w:noProof/>
                <w:webHidden/>
              </w:rPr>
            </w:r>
            <w:r>
              <w:rPr>
                <w:noProof/>
                <w:webHidden/>
              </w:rPr>
              <w:fldChar w:fldCharType="separate"/>
            </w:r>
            <w:r w:rsidR="006656ED">
              <w:rPr>
                <w:noProof/>
                <w:webHidden/>
              </w:rPr>
              <w:t>9</w:t>
            </w:r>
            <w:r>
              <w:rPr>
                <w:noProof/>
                <w:webHidden/>
              </w:rPr>
              <w:fldChar w:fldCharType="end"/>
            </w:r>
          </w:hyperlink>
        </w:p>
        <w:p w14:paraId="53E18BF5" w14:textId="74E4224A" w:rsidR="00B21914" w:rsidRDefault="00B21914">
          <w:pPr>
            <w:pStyle w:val="TDC2"/>
            <w:tabs>
              <w:tab w:val="right" w:leader="dot" w:pos="8828"/>
            </w:tabs>
            <w:rPr>
              <w:rFonts w:asciiTheme="minorHAnsi" w:eastAsiaTheme="minorEastAsia" w:hAnsiTheme="minorHAnsi"/>
              <w:noProof/>
              <w:sz w:val="24"/>
              <w:lang w:eastAsia="es-MX"/>
            </w:rPr>
          </w:pPr>
          <w:hyperlink w:anchor="_Toc210733316" w:history="1">
            <w:r w:rsidRPr="00971CF6">
              <w:rPr>
                <w:rStyle w:val="Hipervnculo"/>
                <w:noProof/>
              </w:rPr>
              <w:t>3.1 Investigaciones previas</w:t>
            </w:r>
            <w:r>
              <w:rPr>
                <w:noProof/>
                <w:webHidden/>
              </w:rPr>
              <w:tab/>
            </w:r>
            <w:r>
              <w:rPr>
                <w:noProof/>
                <w:webHidden/>
              </w:rPr>
              <w:fldChar w:fldCharType="begin"/>
            </w:r>
            <w:r>
              <w:rPr>
                <w:noProof/>
                <w:webHidden/>
              </w:rPr>
              <w:instrText xml:space="preserve"> PAGEREF _Toc210733316 \h </w:instrText>
            </w:r>
            <w:r>
              <w:rPr>
                <w:noProof/>
                <w:webHidden/>
              </w:rPr>
            </w:r>
            <w:r>
              <w:rPr>
                <w:noProof/>
                <w:webHidden/>
              </w:rPr>
              <w:fldChar w:fldCharType="separate"/>
            </w:r>
            <w:r w:rsidR="006656ED">
              <w:rPr>
                <w:noProof/>
                <w:webHidden/>
              </w:rPr>
              <w:t>9</w:t>
            </w:r>
            <w:r>
              <w:rPr>
                <w:noProof/>
                <w:webHidden/>
              </w:rPr>
              <w:fldChar w:fldCharType="end"/>
            </w:r>
          </w:hyperlink>
        </w:p>
        <w:p w14:paraId="0EC30D26" w14:textId="1542CF78" w:rsidR="00B21914" w:rsidRDefault="00B21914">
          <w:pPr>
            <w:pStyle w:val="TDC2"/>
            <w:tabs>
              <w:tab w:val="right" w:leader="dot" w:pos="8828"/>
            </w:tabs>
            <w:rPr>
              <w:rFonts w:asciiTheme="minorHAnsi" w:eastAsiaTheme="minorEastAsia" w:hAnsiTheme="minorHAnsi"/>
              <w:noProof/>
              <w:sz w:val="24"/>
              <w:lang w:eastAsia="es-MX"/>
            </w:rPr>
          </w:pPr>
          <w:hyperlink w:anchor="_Toc210733320" w:history="1">
            <w:r w:rsidRPr="00971CF6">
              <w:rPr>
                <w:rStyle w:val="Hipervnculo"/>
                <w:noProof/>
              </w:rPr>
              <w:t>3.2 Bases teóricas</w:t>
            </w:r>
            <w:r>
              <w:rPr>
                <w:noProof/>
                <w:webHidden/>
              </w:rPr>
              <w:tab/>
            </w:r>
            <w:r>
              <w:rPr>
                <w:noProof/>
                <w:webHidden/>
              </w:rPr>
              <w:fldChar w:fldCharType="begin"/>
            </w:r>
            <w:r>
              <w:rPr>
                <w:noProof/>
                <w:webHidden/>
              </w:rPr>
              <w:instrText xml:space="preserve"> PAGEREF _Toc210733320 \h </w:instrText>
            </w:r>
            <w:r>
              <w:rPr>
                <w:noProof/>
                <w:webHidden/>
              </w:rPr>
            </w:r>
            <w:r>
              <w:rPr>
                <w:noProof/>
                <w:webHidden/>
              </w:rPr>
              <w:fldChar w:fldCharType="separate"/>
            </w:r>
            <w:r w:rsidR="006656ED">
              <w:rPr>
                <w:noProof/>
                <w:webHidden/>
              </w:rPr>
              <w:t>10</w:t>
            </w:r>
            <w:r>
              <w:rPr>
                <w:noProof/>
                <w:webHidden/>
              </w:rPr>
              <w:fldChar w:fldCharType="end"/>
            </w:r>
          </w:hyperlink>
        </w:p>
        <w:p w14:paraId="6BDC27CB" w14:textId="7C5EF134" w:rsidR="00B21914" w:rsidRDefault="00B21914">
          <w:pPr>
            <w:pStyle w:val="TDC3"/>
            <w:tabs>
              <w:tab w:val="right" w:leader="dot" w:pos="8828"/>
            </w:tabs>
            <w:rPr>
              <w:rFonts w:asciiTheme="minorHAnsi" w:eastAsiaTheme="minorEastAsia" w:hAnsiTheme="minorHAnsi"/>
              <w:noProof/>
              <w:sz w:val="24"/>
              <w:lang w:eastAsia="es-MX"/>
            </w:rPr>
          </w:pPr>
          <w:hyperlink w:anchor="_Toc210733321" w:history="1">
            <w:r w:rsidRPr="00971CF6">
              <w:rPr>
                <w:rStyle w:val="Hipervnculo"/>
                <w:noProof/>
              </w:rPr>
              <w:t>3.2.1 Sistemas de Clasificación de Residuos Basados en Inteligencia Artificial</w:t>
            </w:r>
            <w:r>
              <w:rPr>
                <w:noProof/>
                <w:webHidden/>
              </w:rPr>
              <w:tab/>
            </w:r>
            <w:r>
              <w:rPr>
                <w:noProof/>
                <w:webHidden/>
              </w:rPr>
              <w:fldChar w:fldCharType="begin"/>
            </w:r>
            <w:r>
              <w:rPr>
                <w:noProof/>
                <w:webHidden/>
              </w:rPr>
              <w:instrText xml:space="preserve"> PAGEREF _Toc210733321 \h </w:instrText>
            </w:r>
            <w:r>
              <w:rPr>
                <w:noProof/>
                <w:webHidden/>
              </w:rPr>
            </w:r>
            <w:r>
              <w:rPr>
                <w:noProof/>
                <w:webHidden/>
              </w:rPr>
              <w:fldChar w:fldCharType="separate"/>
            </w:r>
            <w:r w:rsidR="006656ED">
              <w:rPr>
                <w:noProof/>
                <w:webHidden/>
              </w:rPr>
              <w:t>10</w:t>
            </w:r>
            <w:r>
              <w:rPr>
                <w:noProof/>
                <w:webHidden/>
              </w:rPr>
              <w:fldChar w:fldCharType="end"/>
            </w:r>
          </w:hyperlink>
        </w:p>
        <w:p w14:paraId="77EF9167" w14:textId="12F3BC98" w:rsidR="00B21914" w:rsidRDefault="00B21914">
          <w:pPr>
            <w:pStyle w:val="TDC3"/>
            <w:tabs>
              <w:tab w:val="right" w:leader="dot" w:pos="8828"/>
            </w:tabs>
            <w:rPr>
              <w:rFonts w:asciiTheme="minorHAnsi" w:eastAsiaTheme="minorEastAsia" w:hAnsiTheme="minorHAnsi"/>
              <w:noProof/>
              <w:sz w:val="24"/>
              <w:lang w:eastAsia="es-MX"/>
            </w:rPr>
          </w:pPr>
          <w:hyperlink w:anchor="_Toc210733322" w:history="1">
            <w:r w:rsidRPr="00971CF6">
              <w:rPr>
                <w:rStyle w:val="Hipervnculo"/>
                <w:noProof/>
              </w:rPr>
              <w:t>3.2.2 Redes Neuronales Convolucionales (CNN)</w:t>
            </w:r>
            <w:r>
              <w:rPr>
                <w:noProof/>
                <w:webHidden/>
              </w:rPr>
              <w:tab/>
            </w:r>
            <w:r>
              <w:rPr>
                <w:noProof/>
                <w:webHidden/>
              </w:rPr>
              <w:fldChar w:fldCharType="begin"/>
            </w:r>
            <w:r>
              <w:rPr>
                <w:noProof/>
                <w:webHidden/>
              </w:rPr>
              <w:instrText xml:space="preserve"> PAGEREF _Toc210733322 \h </w:instrText>
            </w:r>
            <w:r>
              <w:rPr>
                <w:noProof/>
                <w:webHidden/>
              </w:rPr>
            </w:r>
            <w:r>
              <w:rPr>
                <w:noProof/>
                <w:webHidden/>
              </w:rPr>
              <w:fldChar w:fldCharType="separate"/>
            </w:r>
            <w:r w:rsidR="006656ED">
              <w:rPr>
                <w:noProof/>
                <w:webHidden/>
              </w:rPr>
              <w:t>11</w:t>
            </w:r>
            <w:r>
              <w:rPr>
                <w:noProof/>
                <w:webHidden/>
              </w:rPr>
              <w:fldChar w:fldCharType="end"/>
            </w:r>
          </w:hyperlink>
        </w:p>
        <w:p w14:paraId="3CAA0398" w14:textId="5190D500" w:rsidR="00B21914" w:rsidRDefault="00B21914">
          <w:pPr>
            <w:pStyle w:val="TDC3"/>
            <w:tabs>
              <w:tab w:val="right" w:leader="dot" w:pos="8828"/>
            </w:tabs>
            <w:rPr>
              <w:rFonts w:asciiTheme="minorHAnsi" w:eastAsiaTheme="minorEastAsia" w:hAnsiTheme="minorHAnsi"/>
              <w:noProof/>
              <w:sz w:val="24"/>
              <w:lang w:eastAsia="es-MX"/>
            </w:rPr>
          </w:pPr>
          <w:hyperlink w:anchor="_Toc210733323" w:history="1">
            <w:r w:rsidRPr="00971CF6">
              <w:rPr>
                <w:rStyle w:val="Hipervnculo"/>
                <w:noProof/>
              </w:rPr>
              <w:t>3.2.3 Transfer Learning</w:t>
            </w:r>
            <w:r>
              <w:rPr>
                <w:noProof/>
                <w:webHidden/>
              </w:rPr>
              <w:tab/>
            </w:r>
            <w:r>
              <w:rPr>
                <w:noProof/>
                <w:webHidden/>
              </w:rPr>
              <w:fldChar w:fldCharType="begin"/>
            </w:r>
            <w:r>
              <w:rPr>
                <w:noProof/>
                <w:webHidden/>
              </w:rPr>
              <w:instrText xml:space="preserve"> PAGEREF _Toc210733323 \h </w:instrText>
            </w:r>
            <w:r>
              <w:rPr>
                <w:noProof/>
                <w:webHidden/>
              </w:rPr>
            </w:r>
            <w:r>
              <w:rPr>
                <w:noProof/>
                <w:webHidden/>
              </w:rPr>
              <w:fldChar w:fldCharType="separate"/>
            </w:r>
            <w:r w:rsidR="006656ED">
              <w:rPr>
                <w:noProof/>
                <w:webHidden/>
              </w:rPr>
              <w:t>11</w:t>
            </w:r>
            <w:r>
              <w:rPr>
                <w:noProof/>
                <w:webHidden/>
              </w:rPr>
              <w:fldChar w:fldCharType="end"/>
            </w:r>
          </w:hyperlink>
        </w:p>
        <w:p w14:paraId="6158BCB4" w14:textId="3B172F7E" w:rsidR="00B21914" w:rsidRDefault="00B21914">
          <w:pPr>
            <w:pStyle w:val="TDC3"/>
            <w:tabs>
              <w:tab w:val="right" w:leader="dot" w:pos="8828"/>
            </w:tabs>
            <w:rPr>
              <w:rFonts w:asciiTheme="minorHAnsi" w:eastAsiaTheme="minorEastAsia" w:hAnsiTheme="minorHAnsi"/>
              <w:noProof/>
              <w:sz w:val="24"/>
              <w:lang w:eastAsia="es-MX"/>
            </w:rPr>
          </w:pPr>
          <w:hyperlink w:anchor="_Toc210733324" w:history="1">
            <w:r w:rsidRPr="00971CF6">
              <w:rPr>
                <w:rStyle w:val="Hipervnculo"/>
                <w:noProof/>
              </w:rPr>
              <w:t>3.2.4 Microcontroladores ESP32 y ESP32-CAM</w:t>
            </w:r>
            <w:r>
              <w:rPr>
                <w:noProof/>
                <w:webHidden/>
              </w:rPr>
              <w:tab/>
            </w:r>
            <w:r>
              <w:rPr>
                <w:noProof/>
                <w:webHidden/>
              </w:rPr>
              <w:fldChar w:fldCharType="begin"/>
            </w:r>
            <w:r>
              <w:rPr>
                <w:noProof/>
                <w:webHidden/>
              </w:rPr>
              <w:instrText xml:space="preserve"> PAGEREF _Toc210733324 \h </w:instrText>
            </w:r>
            <w:r>
              <w:rPr>
                <w:noProof/>
                <w:webHidden/>
              </w:rPr>
            </w:r>
            <w:r>
              <w:rPr>
                <w:noProof/>
                <w:webHidden/>
              </w:rPr>
              <w:fldChar w:fldCharType="separate"/>
            </w:r>
            <w:r w:rsidR="006656ED">
              <w:rPr>
                <w:noProof/>
                <w:webHidden/>
              </w:rPr>
              <w:t>11</w:t>
            </w:r>
            <w:r>
              <w:rPr>
                <w:noProof/>
                <w:webHidden/>
              </w:rPr>
              <w:fldChar w:fldCharType="end"/>
            </w:r>
          </w:hyperlink>
        </w:p>
        <w:p w14:paraId="244C211B" w14:textId="3E151D10" w:rsidR="00B21914" w:rsidRDefault="00B21914">
          <w:pPr>
            <w:pStyle w:val="TDC3"/>
            <w:tabs>
              <w:tab w:val="right" w:leader="dot" w:pos="8828"/>
            </w:tabs>
            <w:rPr>
              <w:rFonts w:asciiTheme="minorHAnsi" w:eastAsiaTheme="minorEastAsia" w:hAnsiTheme="minorHAnsi"/>
              <w:noProof/>
              <w:sz w:val="24"/>
              <w:lang w:eastAsia="es-MX"/>
            </w:rPr>
          </w:pPr>
          <w:hyperlink w:anchor="_Toc210733325" w:history="1">
            <w:r w:rsidRPr="00971CF6">
              <w:rPr>
                <w:rStyle w:val="Hipervnculo"/>
                <w:noProof/>
              </w:rPr>
              <w:t>3.2.5 Aplicaciones en la Gestión de Residuos</w:t>
            </w:r>
            <w:r>
              <w:rPr>
                <w:noProof/>
                <w:webHidden/>
              </w:rPr>
              <w:tab/>
            </w:r>
            <w:r>
              <w:rPr>
                <w:noProof/>
                <w:webHidden/>
              </w:rPr>
              <w:fldChar w:fldCharType="begin"/>
            </w:r>
            <w:r>
              <w:rPr>
                <w:noProof/>
                <w:webHidden/>
              </w:rPr>
              <w:instrText xml:space="preserve"> PAGEREF _Toc210733325 \h </w:instrText>
            </w:r>
            <w:r>
              <w:rPr>
                <w:noProof/>
                <w:webHidden/>
              </w:rPr>
            </w:r>
            <w:r>
              <w:rPr>
                <w:noProof/>
                <w:webHidden/>
              </w:rPr>
              <w:fldChar w:fldCharType="separate"/>
            </w:r>
            <w:r w:rsidR="006656ED">
              <w:rPr>
                <w:noProof/>
                <w:webHidden/>
              </w:rPr>
              <w:t>12</w:t>
            </w:r>
            <w:r>
              <w:rPr>
                <w:noProof/>
                <w:webHidden/>
              </w:rPr>
              <w:fldChar w:fldCharType="end"/>
            </w:r>
          </w:hyperlink>
        </w:p>
        <w:p w14:paraId="179EC8E0" w14:textId="2A852629" w:rsidR="00B21914" w:rsidRDefault="00B21914">
          <w:pPr>
            <w:pStyle w:val="TDC2"/>
            <w:tabs>
              <w:tab w:val="right" w:leader="dot" w:pos="8828"/>
            </w:tabs>
            <w:rPr>
              <w:rFonts w:asciiTheme="minorHAnsi" w:eastAsiaTheme="minorEastAsia" w:hAnsiTheme="minorHAnsi"/>
              <w:noProof/>
              <w:sz w:val="24"/>
              <w:lang w:eastAsia="es-MX"/>
            </w:rPr>
          </w:pPr>
          <w:hyperlink w:anchor="_Toc210733326" w:history="1">
            <w:r w:rsidRPr="00971CF6">
              <w:rPr>
                <w:rStyle w:val="Hipervnculo"/>
                <w:noProof/>
              </w:rPr>
              <w:t>3.3 Definición de Conceptos Básicos</w:t>
            </w:r>
            <w:r>
              <w:rPr>
                <w:noProof/>
                <w:webHidden/>
              </w:rPr>
              <w:tab/>
            </w:r>
            <w:r>
              <w:rPr>
                <w:noProof/>
                <w:webHidden/>
              </w:rPr>
              <w:fldChar w:fldCharType="begin"/>
            </w:r>
            <w:r>
              <w:rPr>
                <w:noProof/>
                <w:webHidden/>
              </w:rPr>
              <w:instrText xml:space="preserve"> PAGEREF _Toc210733326 \h </w:instrText>
            </w:r>
            <w:r>
              <w:rPr>
                <w:noProof/>
                <w:webHidden/>
              </w:rPr>
            </w:r>
            <w:r>
              <w:rPr>
                <w:noProof/>
                <w:webHidden/>
              </w:rPr>
              <w:fldChar w:fldCharType="separate"/>
            </w:r>
            <w:r w:rsidR="006656ED">
              <w:rPr>
                <w:noProof/>
                <w:webHidden/>
              </w:rPr>
              <w:t>12</w:t>
            </w:r>
            <w:r>
              <w:rPr>
                <w:noProof/>
                <w:webHidden/>
              </w:rPr>
              <w:fldChar w:fldCharType="end"/>
            </w:r>
          </w:hyperlink>
        </w:p>
        <w:p w14:paraId="418CF877" w14:textId="4B5685BD" w:rsidR="00B21914" w:rsidRDefault="00B21914">
          <w:pPr>
            <w:pStyle w:val="TDC2"/>
            <w:tabs>
              <w:tab w:val="right" w:leader="dot" w:pos="8828"/>
            </w:tabs>
            <w:rPr>
              <w:rFonts w:asciiTheme="minorHAnsi" w:eastAsiaTheme="minorEastAsia" w:hAnsiTheme="minorHAnsi"/>
              <w:noProof/>
              <w:sz w:val="24"/>
              <w:lang w:eastAsia="es-MX"/>
            </w:rPr>
          </w:pPr>
          <w:hyperlink w:anchor="_Toc210733327" w:history="1">
            <w:r w:rsidRPr="00971CF6">
              <w:rPr>
                <w:rStyle w:val="Hipervnculo"/>
                <w:noProof/>
              </w:rPr>
              <w:t>3.4 Antecedentes</w:t>
            </w:r>
            <w:r>
              <w:rPr>
                <w:noProof/>
                <w:webHidden/>
              </w:rPr>
              <w:tab/>
            </w:r>
            <w:r>
              <w:rPr>
                <w:noProof/>
                <w:webHidden/>
              </w:rPr>
              <w:fldChar w:fldCharType="begin"/>
            </w:r>
            <w:r>
              <w:rPr>
                <w:noProof/>
                <w:webHidden/>
              </w:rPr>
              <w:instrText xml:space="preserve"> PAGEREF _Toc210733327 \h </w:instrText>
            </w:r>
            <w:r>
              <w:rPr>
                <w:noProof/>
                <w:webHidden/>
              </w:rPr>
            </w:r>
            <w:r>
              <w:rPr>
                <w:noProof/>
                <w:webHidden/>
              </w:rPr>
              <w:fldChar w:fldCharType="separate"/>
            </w:r>
            <w:r w:rsidR="006656ED">
              <w:rPr>
                <w:noProof/>
                <w:webHidden/>
              </w:rPr>
              <w:t>15</w:t>
            </w:r>
            <w:r>
              <w:rPr>
                <w:noProof/>
                <w:webHidden/>
              </w:rPr>
              <w:fldChar w:fldCharType="end"/>
            </w:r>
          </w:hyperlink>
        </w:p>
        <w:p w14:paraId="5824C4D2" w14:textId="566098D2" w:rsidR="00B21914" w:rsidRDefault="00B21914">
          <w:pPr>
            <w:pStyle w:val="TDC3"/>
            <w:tabs>
              <w:tab w:val="right" w:leader="dot" w:pos="8828"/>
            </w:tabs>
            <w:rPr>
              <w:rFonts w:asciiTheme="minorHAnsi" w:eastAsiaTheme="minorEastAsia" w:hAnsiTheme="minorHAnsi"/>
              <w:noProof/>
              <w:sz w:val="24"/>
              <w:lang w:eastAsia="es-MX"/>
            </w:rPr>
          </w:pPr>
          <w:hyperlink w:anchor="_Toc210733328" w:history="1">
            <w:r w:rsidRPr="00971CF6">
              <w:rPr>
                <w:rStyle w:val="Hipervnculo"/>
                <w:noProof/>
              </w:rPr>
              <w:t>3.4.1 Contexto General del Problema</w:t>
            </w:r>
            <w:r>
              <w:rPr>
                <w:noProof/>
                <w:webHidden/>
              </w:rPr>
              <w:tab/>
            </w:r>
            <w:r>
              <w:rPr>
                <w:noProof/>
                <w:webHidden/>
              </w:rPr>
              <w:fldChar w:fldCharType="begin"/>
            </w:r>
            <w:r>
              <w:rPr>
                <w:noProof/>
                <w:webHidden/>
              </w:rPr>
              <w:instrText xml:space="preserve"> PAGEREF _Toc210733328 \h </w:instrText>
            </w:r>
            <w:r>
              <w:rPr>
                <w:noProof/>
                <w:webHidden/>
              </w:rPr>
            </w:r>
            <w:r>
              <w:rPr>
                <w:noProof/>
                <w:webHidden/>
              </w:rPr>
              <w:fldChar w:fldCharType="separate"/>
            </w:r>
            <w:r w:rsidR="006656ED">
              <w:rPr>
                <w:noProof/>
                <w:webHidden/>
              </w:rPr>
              <w:t>15</w:t>
            </w:r>
            <w:r>
              <w:rPr>
                <w:noProof/>
                <w:webHidden/>
              </w:rPr>
              <w:fldChar w:fldCharType="end"/>
            </w:r>
          </w:hyperlink>
        </w:p>
        <w:p w14:paraId="159F9318" w14:textId="1852C691" w:rsidR="00B21914" w:rsidRDefault="00B21914">
          <w:pPr>
            <w:pStyle w:val="TDC3"/>
            <w:tabs>
              <w:tab w:val="right" w:leader="dot" w:pos="8828"/>
            </w:tabs>
            <w:rPr>
              <w:rFonts w:asciiTheme="minorHAnsi" w:eastAsiaTheme="minorEastAsia" w:hAnsiTheme="minorHAnsi"/>
              <w:noProof/>
              <w:sz w:val="24"/>
              <w:lang w:eastAsia="es-MX"/>
            </w:rPr>
          </w:pPr>
          <w:hyperlink w:anchor="_Toc210733329" w:history="1">
            <w:r w:rsidRPr="00971CF6">
              <w:rPr>
                <w:rStyle w:val="Hipervnculo"/>
                <w:noProof/>
              </w:rPr>
              <w:t>3.4.2 Evolución de la Clasificación de Residuos</w:t>
            </w:r>
            <w:r>
              <w:rPr>
                <w:noProof/>
                <w:webHidden/>
              </w:rPr>
              <w:tab/>
            </w:r>
            <w:r>
              <w:rPr>
                <w:noProof/>
                <w:webHidden/>
              </w:rPr>
              <w:fldChar w:fldCharType="begin"/>
            </w:r>
            <w:r>
              <w:rPr>
                <w:noProof/>
                <w:webHidden/>
              </w:rPr>
              <w:instrText xml:space="preserve"> PAGEREF _Toc210733329 \h </w:instrText>
            </w:r>
            <w:r>
              <w:rPr>
                <w:noProof/>
                <w:webHidden/>
              </w:rPr>
            </w:r>
            <w:r>
              <w:rPr>
                <w:noProof/>
                <w:webHidden/>
              </w:rPr>
              <w:fldChar w:fldCharType="separate"/>
            </w:r>
            <w:r w:rsidR="006656ED">
              <w:rPr>
                <w:noProof/>
                <w:webHidden/>
              </w:rPr>
              <w:t>16</w:t>
            </w:r>
            <w:r>
              <w:rPr>
                <w:noProof/>
                <w:webHidden/>
              </w:rPr>
              <w:fldChar w:fldCharType="end"/>
            </w:r>
          </w:hyperlink>
        </w:p>
        <w:p w14:paraId="25DABB4A" w14:textId="065584D4" w:rsidR="00B21914" w:rsidRDefault="00B21914">
          <w:pPr>
            <w:pStyle w:val="TDC3"/>
            <w:tabs>
              <w:tab w:val="right" w:leader="dot" w:pos="8828"/>
            </w:tabs>
            <w:rPr>
              <w:rFonts w:asciiTheme="minorHAnsi" w:eastAsiaTheme="minorEastAsia" w:hAnsiTheme="minorHAnsi"/>
              <w:noProof/>
              <w:sz w:val="24"/>
              <w:lang w:eastAsia="es-MX"/>
            </w:rPr>
          </w:pPr>
          <w:hyperlink w:anchor="_Toc210733330" w:history="1">
            <w:r w:rsidRPr="00971CF6">
              <w:rPr>
                <w:rStyle w:val="Hipervnculo"/>
                <w:noProof/>
              </w:rPr>
              <w:t>3.4.3 Problemática de Clasificación de Residuos</w:t>
            </w:r>
            <w:r>
              <w:rPr>
                <w:noProof/>
                <w:webHidden/>
              </w:rPr>
              <w:tab/>
            </w:r>
            <w:r>
              <w:rPr>
                <w:noProof/>
                <w:webHidden/>
              </w:rPr>
              <w:fldChar w:fldCharType="begin"/>
            </w:r>
            <w:r>
              <w:rPr>
                <w:noProof/>
                <w:webHidden/>
              </w:rPr>
              <w:instrText xml:space="preserve"> PAGEREF _Toc210733330 \h </w:instrText>
            </w:r>
            <w:r>
              <w:rPr>
                <w:noProof/>
                <w:webHidden/>
              </w:rPr>
            </w:r>
            <w:r>
              <w:rPr>
                <w:noProof/>
                <w:webHidden/>
              </w:rPr>
              <w:fldChar w:fldCharType="separate"/>
            </w:r>
            <w:r w:rsidR="006656ED">
              <w:rPr>
                <w:noProof/>
                <w:webHidden/>
              </w:rPr>
              <w:t>16</w:t>
            </w:r>
            <w:r>
              <w:rPr>
                <w:noProof/>
                <w:webHidden/>
              </w:rPr>
              <w:fldChar w:fldCharType="end"/>
            </w:r>
          </w:hyperlink>
        </w:p>
        <w:p w14:paraId="534FC8DE" w14:textId="2D453D36" w:rsidR="00B21914" w:rsidRDefault="00B21914">
          <w:pPr>
            <w:pStyle w:val="TDC3"/>
            <w:tabs>
              <w:tab w:val="right" w:leader="dot" w:pos="8828"/>
            </w:tabs>
            <w:rPr>
              <w:rFonts w:asciiTheme="minorHAnsi" w:eastAsiaTheme="minorEastAsia" w:hAnsiTheme="minorHAnsi"/>
              <w:noProof/>
              <w:sz w:val="24"/>
              <w:lang w:eastAsia="es-MX"/>
            </w:rPr>
          </w:pPr>
          <w:hyperlink w:anchor="_Toc210733331" w:history="1">
            <w:r w:rsidRPr="00971CF6">
              <w:rPr>
                <w:rStyle w:val="Hipervnculo"/>
                <w:noProof/>
              </w:rPr>
              <w:t>3.4.4 Avances Tecnológicos en Clasificación y Automatización de Residuos</w:t>
            </w:r>
            <w:r>
              <w:rPr>
                <w:noProof/>
                <w:webHidden/>
              </w:rPr>
              <w:tab/>
            </w:r>
            <w:r>
              <w:rPr>
                <w:noProof/>
                <w:webHidden/>
              </w:rPr>
              <w:fldChar w:fldCharType="begin"/>
            </w:r>
            <w:r>
              <w:rPr>
                <w:noProof/>
                <w:webHidden/>
              </w:rPr>
              <w:instrText xml:space="preserve"> PAGEREF _Toc210733331 \h </w:instrText>
            </w:r>
            <w:r>
              <w:rPr>
                <w:noProof/>
                <w:webHidden/>
              </w:rPr>
            </w:r>
            <w:r>
              <w:rPr>
                <w:noProof/>
                <w:webHidden/>
              </w:rPr>
              <w:fldChar w:fldCharType="separate"/>
            </w:r>
            <w:r w:rsidR="006656ED">
              <w:rPr>
                <w:noProof/>
                <w:webHidden/>
              </w:rPr>
              <w:t>16</w:t>
            </w:r>
            <w:r>
              <w:rPr>
                <w:noProof/>
                <w:webHidden/>
              </w:rPr>
              <w:fldChar w:fldCharType="end"/>
            </w:r>
          </w:hyperlink>
        </w:p>
        <w:p w14:paraId="36D9D553" w14:textId="38FCF6A7" w:rsidR="00B21914" w:rsidRDefault="00B21914">
          <w:pPr>
            <w:pStyle w:val="TDC3"/>
            <w:tabs>
              <w:tab w:val="right" w:leader="dot" w:pos="8828"/>
            </w:tabs>
            <w:rPr>
              <w:rFonts w:asciiTheme="minorHAnsi" w:eastAsiaTheme="minorEastAsia" w:hAnsiTheme="minorHAnsi"/>
              <w:noProof/>
              <w:sz w:val="24"/>
              <w:lang w:eastAsia="es-MX"/>
            </w:rPr>
          </w:pPr>
          <w:hyperlink w:anchor="_Toc210733332" w:history="1">
            <w:r w:rsidRPr="00971CF6">
              <w:rPr>
                <w:rStyle w:val="Hipervnculo"/>
                <w:noProof/>
              </w:rPr>
              <w:t>3.4.5 Proyectos y Aplicaciones Específicas</w:t>
            </w:r>
            <w:r>
              <w:rPr>
                <w:noProof/>
                <w:webHidden/>
              </w:rPr>
              <w:tab/>
            </w:r>
            <w:r>
              <w:rPr>
                <w:noProof/>
                <w:webHidden/>
              </w:rPr>
              <w:fldChar w:fldCharType="begin"/>
            </w:r>
            <w:r>
              <w:rPr>
                <w:noProof/>
                <w:webHidden/>
              </w:rPr>
              <w:instrText xml:space="preserve"> PAGEREF _Toc210733332 \h </w:instrText>
            </w:r>
            <w:r>
              <w:rPr>
                <w:noProof/>
                <w:webHidden/>
              </w:rPr>
            </w:r>
            <w:r>
              <w:rPr>
                <w:noProof/>
                <w:webHidden/>
              </w:rPr>
              <w:fldChar w:fldCharType="separate"/>
            </w:r>
            <w:r w:rsidR="006656ED">
              <w:rPr>
                <w:noProof/>
                <w:webHidden/>
              </w:rPr>
              <w:t>17</w:t>
            </w:r>
            <w:r>
              <w:rPr>
                <w:noProof/>
                <w:webHidden/>
              </w:rPr>
              <w:fldChar w:fldCharType="end"/>
            </w:r>
          </w:hyperlink>
        </w:p>
        <w:p w14:paraId="5DD9A179" w14:textId="1F94C777" w:rsidR="00B21914" w:rsidRDefault="00B21914">
          <w:pPr>
            <w:pStyle w:val="TDC3"/>
            <w:tabs>
              <w:tab w:val="right" w:leader="dot" w:pos="8828"/>
            </w:tabs>
            <w:rPr>
              <w:rFonts w:asciiTheme="minorHAnsi" w:eastAsiaTheme="minorEastAsia" w:hAnsiTheme="minorHAnsi"/>
              <w:noProof/>
              <w:sz w:val="24"/>
              <w:lang w:eastAsia="es-MX"/>
            </w:rPr>
          </w:pPr>
          <w:hyperlink w:anchor="_Toc210733333" w:history="1">
            <w:r w:rsidRPr="00971CF6">
              <w:rPr>
                <w:rStyle w:val="Hipervnculo"/>
                <w:noProof/>
              </w:rPr>
              <w:t>3.4.6 Relevancia del Proyecto</w:t>
            </w:r>
            <w:r>
              <w:rPr>
                <w:noProof/>
                <w:webHidden/>
              </w:rPr>
              <w:tab/>
            </w:r>
            <w:r>
              <w:rPr>
                <w:noProof/>
                <w:webHidden/>
              </w:rPr>
              <w:fldChar w:fldCharType="begin"/>
            </w:r>
            <w:r>
              <w:rPr>
                <w:noProof/>
                <w:webHidden/>
              </w:rPr>
              <w:instrText xml:space="preserve"> PAGEREF _Toc210733333 \h </w:instrText>
            </w:r>
            <w:r>
              <w:rPr>
                <w:noProof/>
                <w:webHidden/>
              </w:rPr>
            </w:r>
            <w:r>
              <w:rPr>
                <w:noProof/>
                <w:webHidden/>
              </w:rPr>
              <w:fldChar w:fldCharType="separate"/>
            </w:r>
            <w:r w:rsidR="006656ED">
              <w:rPr>
                <w:noProof/>
                <w:webHidden/>
              </w:rPr>
              <w:t>17</w:t>
            </w:r>
            <w:r>
              <w:rPr>
                <w:noProof/>
                <w:webHidden/>
              </w:rPr>
              <w:fldChar w:fldCharType="end"/>
            </w:r>
          </w:hyperlink>
        </w:p>
        <w:p w14:paraId="01149460" w14:textId="198F33E7" w:rsidR="00B21914" w:rsidRDefault="00B21914">
          <w:pPr>
            <w:pStyle w:val="TDC1"/>
            <w:tabs>
              <w:tab w:val="right" w:leader="dot" w:pos="8828"/>
            </w:tabs>
            <w:rPr>
              <w:rFonts w:asciiTheme="minorHAnsi" w:eastAsiaTheme="minorEastAsia" w:hAnsiTheme="minorHAnsi"/>
              <w:noProof/>
              <w:sz w:val="24"/>
              <w:lang w:eastAsia="es-MX"/>
            </w:rPr>
          </w:pPr>
          <w:hyperlink w:anchor="_Toc210733334" w:history="1">
            <w:r w:rsidRPr="00971CF6">
              <w:rPr>
                <w:rStyle w:val="Hipervnculo"/>
                <w:rFonts w:eastAsia="Arial"/>
                <w:noProof/>
                <w:w w:val="99"/>
              </w:rPr>
              <w:t>Desarr</w:t>
            </w:r>
            <w:r w:rsidRPr="00971CF6">
              <w:rPr>
                <w:rStyle w:val="Hipervnculo"/>
                <w:rFonts w:eastAsia="Arial" w:cs="Arial"/>
                <w:noProof/>
              </w:rPr>
              <w:t>ollo</w:t>
            </w:r>
            <w:r>
              <w:rPr>
                <w:noProof/>
                <w:webHidden/>
              </w:rPr>
              <w:tab/>
            </w:r>
            <w:r>
              <w:rPr>
                <w:noProof/>
                <w:webHidden/>
              </w:rPr>
              <w:fldChar w:fldCharType="begin"/>
            </w:r>
            <w:r>
              <w:rPr>
                <w:noProof/>
                <w:webHidden/>
              </w:rPr>
              <w:instrText xml:space="preserve"> PAGEREF _Toc210733334 \h </w:instrText>
            </w:r>
            <w:r>
              <w:rPr>
                <w:noProof/>
                <w:webHidden/>
              </w:rPr>
            </w:r>
            <w:r>
              <w:rPr>
                <w:noProof/>
                <w:webHidden/>
              </w:rPr>
              <w:fldChar w:fldCharType="separate"/>
            </w:r>
            <w:r w:rsidR="006656ED">
              <w:rPr>
                <w:noProof/>
                <w:webHidden/>
              </w:rPr>
              <w:t>17</w:t>
            </w:r>
            <w:r>
              <w:rPr>
                <w:noProof/>
                <w:webHidden/>
              </w:rPr>
              <w:fldChar w:fldCharType="end"/>
            </w:r>
          </w:hyperlink>
        </w:p>
        <w:p w14:paraId="0D8CCC31" w14:textId="59B8BD3B" w:rsidR="00B21914" w:rsidRDefault="00B21914">
          <w:pPr>
            <w:pStyle w:val="TDC2"/>
            <w:tabs>
              <w:tab w:val="right" w:leader="dot" w:pos="8828"/>
            </w:tabs>
            <w:rPr>
              <w:rFonts w:asciiTheme="minorHAnsi" w:eastAsiaTheme="minorEastAsia" w:hAnsiTheme="minorHAnsi"/>
              <w:noProof/>
              <w:sz w:val="24"/>
              <w:lang w:eastAsia="es-MX"/>
            </w:rPr>
          </w:pPr>
          <w:hyperlink w:anchor="_Toc210733335" w:history="1">
            <w:r w:rsidRPr="00971CF6">
              <w:rPr>
                <w:rStyle w:val="Hipervnculo"/>
                <w:noProof/>
              </w:rPr>
              <w:t>4.1 Programación</w:t>
            </w:r>
            <w:r>
              <w:rPr>
                <w:noProof/>
                <w:webHidden/>
              </w:rPr>
              <w:tab/>
            </w:r>
            <w:r>
              <w:rPr>
                <w:noProof/>
                <w:webHidden/>
              </w:rPr>
              <w:fldChar w:fldCharType="begin"/>
            </w:r>
            <w:r>
              <w:rPr>
                <w:noProof/>
                <w:webHidden/>
              </w:rPr>
              <w:instrText xml:space="preserve"> PAGEREF _Toc210733335 \h </w:instrText>
            </w:r>
            <w:r>
              <w:rPr>
                <w:noProof/>
                <w:webHidden/>
              </w:rPr>
            </w:r>
            <w:r>
              <w:rPr>
                <w:noProof/>
                <w:webHidden/>
              </w:rPr>
              <w:fldChar w:fldCharType="separate"/>
            </w:r>
            <w:r w:rsidR="006656ED">
              <w:rPr>
                <w:noProof/>
                <w:webHidden/>
              </w:rPr>
              <w:t>17</w:t>
            </w:r>
            <w:r>
              <w:rPr>
                <w:noProof/>
                <w:webHidden/>
              </w:rPr>
              <w:fldChar w:fldCharType="end"/>
            </w:r>
          </w:hyperlink>
        </w:p>
        <w:p w14:paraId="6D8238CF" w14:textId="053E054D" w:rsidR="00B21914" w:rsidRDefault="00B21914">
          <w:pPr>
            <w:pStyle w:val="TDC2"/>
            <w:tabs>
              <w:tab w:val="right" w:leader="dot" w:pos="8828"/>
            </w:tabs>
            <w:rPr>
              <w:rFonts w:asciiTheme="minorHAnsi" w:eastAsiaTheme="minorEastAsia" w:hAnsiTheme="minorHAnsi"/>
              <w:noProof/>
              <w:sz w:val="24"/>
              <w:lang w:eastAsia="es-MX"/>
            </w:rPr>
          </w:pPr>
          <w:hyperlink w:anchor="_Toc210733336" w:history="1">
            <w:r w:rsidRPr="00971CF6">
              <w:rPr>
                <w:rStyle w:val="Hipervnculo"/>
                <w:noProof/>
              </w:rPr>
              <w:t>4.2 Armado</w:t>
            </w:r>
            <w:r>
              <w:rPr>
                <w:noProof/>
                <w:webHidden/>
              </w:rPr>
              <w:tab/>
            </w:r>
            <w:r>
              <w:rPr>
                <w:noProof/>
                <w:webHidden/>
              </w:rPr>
              <w:fldChar w:fldCharType="begin"/>
            </w:r>
            <w:r>
              <w:rPr>
                <w:noProof/>
                <w:webHidden/>
              </w:rPr>
              <w:instrText xml:space="preserve"> PAGEREF _Toc210733336 \h </w:instrText>
            </w:r>
            <w:r>
              <w:rPr>
                <w:noProof/>
                <w:webHidden/>
              </w:rPr>
            </w:r>
            <w:r>
              <w:rPr>
                <w:noProof/>
                <w:webHidden/>
              </w:rPr>
              <w:fldChar w:fldCharType="separate"/>
            </w:r>
            <w:r w:rsidR="006656ED">
              <w:rPr>
                <w:noProof/>
                <w:webHidden/>
              </w:rPr>
              <w:t>18</w:t>
            </w:r>
            <w:r>
              <w:rPr>
                <w:noProof/>
                <w:webHidden/>
              </w:rPr>
              <w:fldChar w:fldCharType="end"/>
            </w:r>
          </w:hyperlink>
        </w:p>
        <w:p w14:paraId="37CA4DB4" w14:textId="2DBF0A90" w:rsidR="00B21914" w:rsidRDefault="00B21914" w:rsidP="006656ED">
          <w:pPr>
            <w:pStyle w:val="TDC2"/>
            <w:tabs>
              <w:tab w:val="right" w:leader="dot" w:pos="8828"/>
            </w:tabs>
            <w:ind w:left="0"/>
            <w:rPr>
              <w:rFonts w:asciiTheme="minorHAnsi" w:eastAsiaTheme="minorEastAsia" w:hAnsiTheme="minorHAnsi"/>
              <w:noProof/>
              <w:sz w:val="24"/>
              <w:lang w:eastAsia="es-MX"/>
            </w:rPr>
          </w:pPr>
          <w:r>
            <w:fldChar w:fldCharType="begin"/>
          </w:r>
          <w:r>
            <w:instrText>HYPERLINK \l "_Toc210733337"</w:instrText>
          </w:r>
          <w:r>
            <w:fldChar w:fldCharType="separate"/>
          </w:r>
          <w:del w:id="12" w:author="Carlos Ivan Perez" w:date="2025-10-15T18:25:00Z" w16du:dateUtc="2025-10-16T00:25:00Z">
            <w:r w:rsidRPr="00971CF6" w:rsidDel="006656ED">
              <w:rPr>
                <w:rStyle w:val="Hipervnculo"/>
                <w:noProof/>
              </w:rPr>
              <w:delText xml:space="preserve">4.3 </w:delText>
            </w:r>
          </w:del>
          <w:r w:rsidRPr="00971CF6">
            <w:rPr>
              <w:rStyle w:val="Hipervnculo"/>
              <w:noProof/>
            </w:rPr>
            <w:t>Pruebas y resultados</w:t>
          </w:r>
          <w:r>
            <w:rPr>
              <w:noProof/>
              <w:webHidden/>
            </w:rPr>
            <w:tab/>
          </w:r>
          <w:r>
            <w:rPr>
              <w:noProof/>
              <w:webHidden/>
            </w:rPr>
            <w:fldChar w:fldCharType="begin"/>
          </w:r>
          <w:r>
            <w:rPr>
              <w:noProof/>
              <w:webHidden/>
            </w:rPr>
            <w:instrText xml:space="preserve"> PAGEREF _Toc210733337 \h </w:instrText>
          </w:r>
          <w:r>
            <w:rPr>
              <w:noProof/>
              <w:webHidden/>
            </w:rPr>
          </w:r>
          <w:r>
            <w:rPr>
              <w:noProof/>
              <w:webHidden/>
            </w:rPr>
            <w:fldChar w:fldCharType="separate"/>
          </w:r>
          <w:r w:rsidR="006656ED">
            <w:rPr>
              <w:noProof/>
              <w:webHidden/>
            </w:rPr>
            <w:t>18</w:t>
          </w:r>
          <w:r>
            <w:rPr>
              <w:noProof/>
              <w:webHidden/>
            </w:rPr>
            <w:fldChar w:fldCharType="end"/>
          </w:r>
          <w:r>
            <w:fldChar w:fldCharType="end"/>
          </w:r>
        </w:p>
        <w:p w14:paraId="6713D538" w14:textId="7DB120B1" w:rsidR="00B21914" w:rsidRDefault="00B21914">
          <w:pPr>
            <w:pStyle w:val="TDC1"/>
            <w:tabs>
              <w:tab w:val="right" w:leader="dot" w:pos="8828"/>
            </w:tabs>
            <w:rPr>
              <w:rFonts w:asciiTheme="minorHAnsi" w:eastAsiaTheme="minorEastAsia" w:hAnsiTheme="minorHAnsi"/>
              <w:noProof/>
              <w:sz w:val="24"/>
              <w:lang w:eastAsia="es-MX"/>
            </w:rPr>
          </w:pPr>
          <w:hyperlink w:anchor="_Toc210733338" w:history="1">
            <w:r w:rsidRPr="00971CF6">
              <w:rPr>
                <w:rStyle w:val="Hipervnculo"/>
                <w:noProof/>
              </w:rPr>
              <w:t>Glosario</w:t>
            </w:r>
            <w:r>
              <w:rPr>
                <w:noProof/>
                <w:webHidden/>
              </w:rPr>
              <w:tab/>
            </w:r>
            <w:r>
              <w:rPr>
                <w:noProof/>
                <w:webHidden/>
              </w:rPr>
              <w:fldChar w:fldCharType="begin"/>
            </w:r>
            <w:r>
              <w:rPr>
                <w:noProof/>
                <w:webHidden/>
              </w:rPr>
              <w:instrText xml:space="preserve"> PAGEREF _Toc210733338 \h </w:instrText>
            </w:r>
            <w:r>
              <w:rPr>
                <w:noProof/>
                <w:webHidden/>
              </w:rPr>
            </w:r>
            <w:r>
              <w:rPr>
                <w:noProof/>
                <w:webHidden/>
              </w:rPr>
              <w:fldChar w:fldCharType="separate"/>
            </w:r>
            <w:r w:rsidR="006656ED">
              <w:rPr>
                <w:noProof/>
                <w:webHidden/>
              </w:rPr>
              <w:t>19</w:t>
            </w:r>
            <w:r>
              <w:rPr>
                <w:noProof/>
                <w:webHidden/>
              </w:rPr>
              <w:fldChar w:fldCharType="end"/>
            </w:r>
          </w:hyperlink>
        </w:p>
        <w:p w14:paraId="7EE7B595" w14:textId="293D699E" w:rsidR="00B21914" w:rsidRDefault="00B21914">
          <w:pPr>
            <w:pStyle w:val="TDC1"/>
            <w:tabs>
              <w:tab w:val="right" w:leader="dot" w:pos="8828"/>
            </w:tabs>
            <w:rPr>
              <w:rFonts w:asciiTheme="minorHAnsi" w:eastAsiaTheme="minorEastAsia" w:hAnsiTheme="minorHAnsi"/>
              <w:noProof/>
              <w:sz w:val="24"/>
              <w:lang w:eastAsia="es-MX"/>
            </w:rPr>
          </w:pPr>
          <w:hyperlink w:anchor="_Toc210733339" w:history="1">
            <w:r w:rsidRPr="00971CF6">
              <w:rPr>
                <w:rStyle w:val="Hipervnculo"/>
                <w:noProof/>
              </w:rPr>
              <w:t>Referencias</w:t>
            </w:r>
            <w:r>
              <w:rPr>
                <w:noProof/>
                <w:webHidden/>
              </w:rPr>
              <w:tab/>
            </w:r>
            <w:r>
              <w:rPr>
                <w:noProof/>
                <w:webHidden/>
              </w:rPr>
              <w:fldChar w:fldCharType="begin"/>
            </w:r>
            <w:r>
              <w:rPr>
                <w:noProof/>
                <w:webHidden/>
              </w:rPr>
              <w:instrText xml:space="preserve"> PAGEREF _Toc210733339 \h </w:instrText>
            </w:r>
            <w:r>
              <w:rPr>
                <w:noProof/>
                <w:webHidden/>
              </w:rPr>
            </w:r>
            <w:r>
              <w:rPr>
                <w:noProof/>
                <w:webHidden/>
              </w:rPr>
              <w:fldChar w:fldCharType="separate"/>
            </w:r>
            <w:r w:rsidR="006656ED">
              <w:rPr>
                <w:noProof/>
                <w:webHidden/>
              </w:rPr>
              <w:t>21</w:t>
            </w:r>
            <w:r>
              <w:rPr>
                <w:noProof/>
                <w:webHidden/>
              </w:rPr>
              <w:fldChar w:fldCharType="end"/>
            </w:r>
          </w:hyperlink>
        </w:p>
        <w:p w14:paraId="714C923D" w14:textId="1A2E1915" w:rsidR="00BD6FDE" w:rsidRDefault="00736A91" w:rsidP="00BD6FDE">
          <w:pPr>
            <w:rPr>
              <w:b/>
              <w:bCs/>
              <w:lang w:val="es-ES"/>
            </w:rPr>
          </w:pPr>
          <w:r w:rsidRPr="00736A91">
            <w:rPr>
              <w:i/>
              <w:iCs/>
              <w:u w:val="single"/>
            </w:rPr>
            <w:fldChar w:fldCharType="end"/>
          </w:r>
        </w:p>
      </w:sdtContent>
    </w:sdt>
    <w:p w14:paraId="4B1E4F13" w14:textId="77777777" w:rsidR="00BD6FDE" w:rsidRPr="0040583C" w:rsidRDefault="00BD6FDE">
      <w:pPr>
        <w:rPr>
          <w:b/>
          <w:bCs/>
          <w:lang w:val="es-ES"/>
        </w:rPr>
      </w:pPr>
      <w:r>
        <w:rPr>
          <w:b/>
          <w:bCs/>
          <w:lang w:val="es-ES"/>
        </w:rPr>
        <w:br w:type="page"/>
      </w:r>
    </w:p>
    <w:p w14:paraId="645F19B8" w14:textId="08AFF667" w:rsidR="00BD6FDE" w:rsidRPr="00A466CE" w:rsidRDefault="00BD6FDE" w:rsidP="00111A2C">
      <w:pPr>
        <w:pStyle w:val="Ttulo1"/>
        <w:jc w:val="left"/>
      </w:pPr>
      <w:bookmarkStart w:id="13" w:name="_Toc210733277"/>
      <w:r w:rsidRPr="00A466CE">
        <w:lastRenderedPageBreak/>
        <w:t>índice de figuras</w:t>
      </w:r>
      <w:bookmarkEnd w:id="13"/>
    </w:p>
    <w:p w14:paraId="02BCEAD4" w14:textId="4DD89FA5" w:rsidR="00BD6FDE" w:rsidRDefault="00E02475" w:rsidP="00BD6FDE">
      <w:pPr>
        <w:rPr>
          <w:rFonts w:cs="Arial"/>
          <w:szCs w:val="20"/>
        </w:rPr>
      </w:pPr>
      <w:r>
        <w:rPr>
          <w:noProof/>
        </w:rPr>
        <mc:AlternateContent>
          <mc:Choice Requires="wps">
            <w:drawing>
              <wp:anchor distT="0" distB="0" distL="114300" distR="114300" simplePos="0" relativeHeight="251661312" behindDoc="1" locked="0" layoutInCell="0" allowOverlap="1" wp14:anchorId="0F3D97C4" wp14:editId="48F3E942">
                <wp:simplePos x="0" y="0"/>
                <wp:positionH relativeFrom="page">
                  <wp:posOffset>1080135</wp:posOffset>
                </wp:positionH>
                <wp:positionV relativeFrom="page">
                  <wp:posOffset>1372870</wp:posOffset>
                </wp:positionV>
                <wp:extent cx="5972809" cy="17780"/>
                <wp:effectExtent l="0" t="0" r="0" b="0"/>
                <wp:wrapNone/>
                <wp:docPr id="14"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0E4929C5" id="drawingObject14" o:spid="_x0000_s1026" style="position:absolute;margin-left:85.05pt;margin-top:108.1pt;width:470.3pt;height:1.4pt;z-index:-251655168;visibility:visible;mso-wrap-style:square;mso-wrap-distance-left:9pt;mso-wrap-distance-top:0;mso-wrap-distance-right:9pt;mso-wrap-distance-bottom:0;mso-position-horizontal:absolute;mso-position-horizontal-relative:page;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" o:allowincell="f" path="m,l5972809,17780e" filled="f" strokeweight=".49931mm">
                <v:path arrowok="t" textboxrect="0,0,5972809,17780"/>
                <w10:wrap anchorx="page" anchory="page"/>
              </v:shape>
            </w:pict>
          </mc:Fallback>
        </mc:AlternateContent>
      </w:r>
    </w:p>
    <w:p w14:paraId="2C3CA647" w14:textId="1937A0B9" w:rsidR="006B7DD2" w:rsidRDefault="006B7DD2">
      <w:pPr>
        <w:pStyle w:val="Tabladeilustraciones"/>
        <w:tabs>
          <w:tab w:val="right" w:leader="dot" w:pos="8828"/>
        </w:tabs>
        <w:rPr>
          <w:noProof/>
        </w:rPr>
      </w:pPr>
      <w:r>
        <w:rPr>
          <w:rFonts w:cs="Arial"/>
          <w:szCs w:val="20"/>
        </w:rPr>
        <w:fldChar w:fldCharType="begin"/>
      </w:r>
      <w:r>
        <w:rPr>
          <w:rFonts w:cs="Arial"/>
          <w:szCs w:val="20"/>
        </w:rPr>
        <w:instrText xml:space="preserve"> TOC \h \z \c "Ilustración" </w:instrText>
      </w:r>
      <w:r>
        <w:rPr>
          <w:rFonts w:cs="Arial"/>
          <w:szCs w:val="20"/>
        </w:rPr>
        <w:fldChar w:fldCharType="separate"/>
      </w:r>
      <w:hyperlink w:anchor="_Toc210733346" w:history="1">
        <w:r w:rsidRPr="00965257">
          <w:rPr>
            <w:rStyle w:val="Hipervnculo"/>
            <w:noProof/>
          </w:rPr>
          <w:t>Ilustración 1. Primer prototipo del sistema sin pantalla ILI9341.</w:t>
        </w:r>
        <w:r>
          <w:rPr>
            <w:noProof/>
            <w:webHidden/>
          </w:rPr>
          <w:tab/>
        </w:r>
        <w:r>
          <w:rPr>
            <w:noProof/>
            <w:webHidden/>
          </w:rPr>
          <w:fldChar w:fldCharType="begin"/>
        </w:r>
        <w:r>
          <w:rPr>
            <w:noProof/>
            <w:webHidden/>
          </w:rPr>
          <w:instrText xml:space="preserve"> PAGEREF _Toc210733346 \h </w:instrText>
        </w:r>
        <w:r>
          <w:rPr>
            <w:noProof/>
            <w:webHidden/>
          </w:rPr>
        </w:r>
        <w:r>
          <w:rPr>
            <w:noProof/>
            <w:webHidden/>
          </w:rPr>
          <w:fldChar w:fldCharType="separate"/>
        </w:r>
        <w:r w:rsidR="006656ED">
          <w:rPr>
            <w:noProof/>
            <w:webHidden/>
          </w:rPr>
          <w:t>18</w:t>
        </w:r>
        <w:r>
          <w:rPr>
            <w:noProof/>
            <w:webHidden/>
          </w:rPr>
          <w:fldChar w:fldCharType="end"/>
        </w:r>
      </w:hyperlink>
    </w:p>
    <w:p w14:paraId="3751FCE4" w14:textId="2DC3B348" w:rsidR="006B7DD2" w:rsidRDefault="006B7DD2" w:rsidP="00BD6FDE">
      <w:pPr>
        <w:rPr>
          <w:ins w:id="14" w:author="Carlos Ivan Perez" w:date="2025-10-15T18:52:00Z" w16du:dateUtc="2025-10-16T00:52:00Z"/>
          <w:rFonts w:cs="Arial"/>
          <w:szCs w:val="20"/>
        </w:rPr>
      </w:pPr>
      <w:r>
        <w:rPr>
          <w:rFonts w:cs="Arial"/>
          <w:szCs w:val="20"/>
        </w:rPr>
        <w:fldChar w:fldCharType="end"/>
      </w:r>
    </w:p>
    <w:p w14:paraId="202655BF" w14:textId="6E342136" w:rsidR="00D2580D" w:rsidRDefault="00D2580D">
      <w:pPr>
        <w:pStyle w:val="Tabladeilustraciones"/>
        <w:tabs>
          <w:tab w:val="right" w:leader="dot" w:pos="8828"/>
        </w:tabs>
        <w:rPr>
          <w:ins w:id="15" w:author="Carlos Ivan Perez" w:date="2025-10-15T18:53:00Z" w16du:dateUtc="2025-10-16T00:53:00Z"/>
          <w:rFonts w:asciiTheme="minorHAnsi" w:eastAsiaTheme="minorEastAsia" w:hAnsiTheme="minorHAnsi"/>
          <w:noProof/>
          <w:sz w:val="24"/>
          <w:lang w:eastAsia="es-MX"/>
        </w:rPr>
      </w:pPr>
      <w:ins w:id="16" w:author="Carlos Ivan Perez" w:date="2025-10-15T18:53:00Z" w16du:dateUtc="2025-10-16T00:53:00Z">
        <w:r>
          <w:rPr>
            <w:rFonts w:cs="Arial"/>
            <w:szCs w:val="20"/>
          </w:rPr>
          <w:fldChar w:fldCharType="begin"/>
        </w:r>
        <w:r>
          <w:rPr>
            <w:rFonts w:cs="Arial"/>
            <w:szCs w:val="20"/>
          </w:rPr>
          <w:instrText xml:space="preserve"> TOC \h \z \c "Fig." </w:instrText>
        </w:r>
        <w:r>
          <w:rPr>
            <w:rFonts w:cs="Arial"/>
            <w:szCs w:val="20"/>
          </w:rPr>
          <w:fldChar w:fldCharType="separate"/>
        </w:r>
        <w:r w:rsidRPr="007349AB">
          <w:rPr>
            <w:rStyle w:val="Hipervnculo"/>
            <w:noProof/>
          </w:rPr>
          <w:fldChar w:fldCharType="begin"/>
        </w:r>
        <w:r w:rsidRPr="007349AB">
          <w:rPr>
            <w:rStyle w:val="Hipervnculo"/>
            <w:noProof/>
          </w:rPr>
          <w:instrText xml:space="preserve"> </w:instrText>
        </w:r>
        <w:r>
          <w:rPr>
            <w:noProof/>
          </w:rPr>
          <w:instrText>HYPERLINK \l "_Toc211446802"</w:instrText>
        </w:r>
        <w:r w:rsidRPr="007349AB">
          <w:rPr>
            <w:rStyle w:val="Hipervnculo"/>
            <w:noProof/>
          </w:rPr>
          <w:instrText xml:space="preserve"> </w:instrText>
        </w:r>
        <w:r w:rsidRPr="007349AB">
          <w:rPr>
            <w:rStyle w:val="Hipervnculo"/>
            <w:noProof/>
          </w:rPr>
        </w:r>
        <w:r w:rsidRPr="007349AB">
          <w:rPr>
            <w:rStyle w:val="Hipervnculo"/>
            <w:noProof/>
          </w:rPr>
          <w:fldChar w:fldCharType="separate"/>
        </w:r>
        <w:r w:rsidRPr="007349AB">
          <w:rPr>
            <w:rStyle w:val="Hipervnculo"/>
            <w:noProof/>
          </w:rPr>
          <w:t>Fig. 1 Croquis de INFOTEC.</w:t>
        </w:r>
        <w:r>
          <w:rPr>
            <w:noProof/>
            <w:webHidden/>
          </w:rPr>
          <w:tab/>
        </w:r>
        <w:r>
          <w:rPr>
            <w:noProof/>
            <w:webHidden/>
          </w:rPr>
          <w:fldChar w:fldCharType="begin"/>
        </w:r>
        <w:r>
          <w:rPr>
            <w:noProof/>
            <w:webHidden/>
          </w:rPr>
          <w:instrText xml:space="preserve"> PAGEREF _Toc211446802 \h </w:instrText>
        </w:r>
        <w:r>
          <w:rPr>
            <w:noProof/>
            <w:webHidden/>
          </w:rPr>
        </w:r>
        <w:r>
          <w:rPr>
            <w:noProof/>
            <w:webHidden/>
          </w:rPr>
          <w:fldChar w:fldCharType="separate"/>
        </w:r>
        <w:r>
          <w:rPr>
            <w:noProof/>
            <w:webHidden/>
          </w:rPr>
          <w:t>8</w:t>
        </w:r>
        <w:r>
          <w:rPr>
            <w:noProof/>
            <w:webHidden/>
          </w:rPr>
          <w:fldChar w:fldCharType="end"/>
        </w:r>
        <w:r w:rsidRPr="007349AB">
          <w:rPr>
            <w:rStyle w:val="Hipervnculo"/>
            <w:noProof/>
          </w:rPr>
          <w:fldChar w:fldCharType="end"/>
        </w:r>
      </w:ins>
    </w:p>
    <w:p w14:paraId="79B44DDC" w14:textId="3611A809" w:rsidR="00D2580D" w:rsidRDefault="00D2580D">
      <w:pPr>
        <w:pStyle w:val="Tabladeilustraciones"/>
        <w:tabs>
          <w:tab w:val="right" w:leader="dot" w:pos="8828"/>
        </w:tabs>
        <w:rPr>
          <w:ins w:id="17" w:author="Carlos Ivan Perez" w:date="2025-10-15T18:53:00Z" w16du:dateUtc="2025-10-16T00:53:00Z"/>
          <w:rFonts w:asciiTheme="minorHAnsi" w:eastAsiaTheme="minorEastAsia" w:hAnsiTheme="minorHAnsi"/>
          <w:noProof/>
          <w:sz w:val="24"/>
          <w:lang w:eastAsia="es-MX"/>
        </w:rPr>
      </w:pPr>
      <w:ins w:id="18" w:author="Carlos Ivan Perez" w:date="2025-10-15T18:53:00Z" w16du:dateUtc="2025-10-16T00:53:00Z">
        <w:r w:rsidRPr="007349AB">
          <w:rPr>
            <w:rStyle w:val="Hipervnculo"/>
            <w:noProof/>
          </w:rPr>
          <w:fldChar w:fldCharType="begin"/>
        </w:r>
        <w:r w:rsidRPr="007349AB">
          <w:rPr>
            <w:rStyle w:val="Hipervnculo"/>
            <w:noProof/>
          </w:rPr>
          <w:instrText xml:space="preserve"> </w:instrText>
        </w:r>
        <w:r>
          <w:rPr>
            <w:noProof/>
          </w:rPr>
          <w:instrText>HYPERLINK \l "_Toc211446803"</w:instrText>
        </w:r>
        <w:r w:rsidRPr="007349AB">
          <w:rPr>
            <w:rStyle w:val="Hipervnculo"/>
            <w:noProof/>
          </w:rPr>
          <w:instrText xml:space="preserve"> </w:instrText>
        </w:r>
        <w:r w:rsidRPr="007349AB">
          <w:rPr>
            <w:rStyle w:val="Hipervnculo"/>
            <w:noProof/>
          </w:rPr>
        </w:r>
        <w:r w:rsidRPr="007349AB">
          <w:rPr>
            <w:rStyle w:val="Hipervnculo"/>
            <w:noProof/>
          </w:rPr>
          <w:fldChar w:fldCharType="separate"/>
        </w:r>
        <w:r w:rsidRPr="007349AB">
          <w:rPr>
            <w:rStyle w:val="Hipervnculo"/>
            <w:noProof/>
          </w:rPr>
          <w:t>Fig. 2 Ejemplo.</w:t>
        </w:r>
        <w:r>
          <w:rPr>
            <w:noProof/>
            <w:webHidden/>
          </w:rPr>
          <w:tab/>
        </w:r>
        <w:r>
          <w:rPr>
            <w:noProof/>
            <w:webHidden/>
          </w:rPr>
          <w:fldChar w:fldCharType="begin"/>
        </w:r>
        <w:r>
          <w:rPr>
            <w:noProof/>
            <w:webHidden/>
          </w:rPr>
          <w:instrText xml:space="preserve"> PAGEREF _Toc211446803 \h </w:instrText>
        </w:r>
        <w:r>
          <w:rPr>
            <w:noProof/>
            <w:webHidden/>
          </w:rPr>
        </w:r>
        <w:r>
          <w:rPr>
            <w:noProof/>
            <w:webHidden/>
          </w:rPr>
          <w:fldChar w:fldCharType="separate"/>
        </w:r>
        <w:r>
          <w:rPr>
            <w:noProof/>
            <w:webHidden/>
          </w:rPr>
          <w:t>9</w:t>
        </w:r>
        <w:r>
          <w:rPr>
            <w:noProof/>
            <w:webHidden/>
          </w:rPr>
          <w:fldChar w:fldCharType="end"/>
        </w:r>
        <w:r w:rsidRPr="007349AB">
          <w:rPr>
            <w:rStyle w:val="Hipervnculo"/>
            <w:noProof/>
          </w:rPr>
          <w:fldChar w:fldCharType="end"/>
        </w:r>
      </w:ins>
    </w:p>
    <w:p w14:paraId="44EC8C03" w14:textId="151BEA15" w:rsidR="00D2580D" w:rsidRDefault="00D2580D" w:rsidP="00BD6FDE">
      <w:pPr>
        <w:rPr>
          <w:ins w:id="19" w:author="Carlos Ivan Perez" w:date="2025-10-15T18:52:00Z" w16du:dateUtc="2025-10-16T00:52:00Z"/>
          <w:rFonts w:cs="Arial"/>
          <w:szCs w:val="20"/>
        </w:rPr>
      </w:pPr>
      <w:ins w:id="20" w:author="Carlos Ivan Perez" w:date="2025-10-15T18:53:00Z" w16du:dateUtc="2025-10-16T00:53:00Z">
        <w:r>
          <w:rPr>
            <w:rFonts w:cs="Arial"/>
            <w:szCs w:val="20"/>
          </w:rPr>
          <w:fldChar w:fldCharType="end"/>
        </w:r>
      </w:ins>
    </w:p>
    <w:p w14:paraId="6E322ACF" w14:textId="77777777" w:rsidR="00D2580D" w:rsidRDefault="00D2580D" w:rsidP="00BD6FDE">
      <w:pPr>
        <w:rPr>
          <w:ins w:id="21" w:author="Carlos Ivan Perez" w:date="2025-10-15T18:52:00Z" w16du:dateUtc="2025-10-16T00:52:00Z"/>
          <w:rFonts w:cs="Arial"/>
          <w:szCs w:val="20"/>
        </w:rPr>
      </w:pPr>
    </w:p>
    <w:p w14:paraId="528C762C" w14:textId="77777777" w:rsidR="00D2580D" w:rsidRPr="006B7DD2" w:rsidRDefault="00D2580D" w:rsidP="00BD6FDE">
      <w:pPr>
        <w:rPr>
          <w:rFonts w:cs="Arial"/>
          <w:szCs w:val="20"/>
        </w:rPr>
      </w:pPr>
    </w:p>
    <w:p w14:paraId="4C09843C" w14:textId="77777777" w:rsidR="00BD6FDE" w:rsidRDefault="00BD6FDE">
      <w:r>
        <w:br w:type="page"/>
      </w:r>
    </w:p>
    <w:p w14:paraId="4264C24F" w14:textId="19E6F14B" w:rsidR="00BD6FDE" w:rsidRPr="00A466CE" w:rsidRDefault="00BD6FDE" w:rsidP="00C537F7">
      <w:pPr>
        <w:pStyle w:val="Ttulo1"/>
        <w:jc w:val="left"/>
      </w:pPr>
      <w:bookmarkStart w:id="22" w:name="_Toc210733278"/>
      <w:r w:rsidRPr="00A466CE">
        <w:lastRenderedPageBreak/>
        <w:t>índice de tablas</w:t>
      </w:r>
      <w:bookmarkEnd w:id="22"/>
      <w:r w:rsidR="00111A2C" w:rsidRPr="00A466CE">
        <w:t xml:space="preserve"> </w:t>
      </w:r>
    </w:p>
    <w:p w14:paraId="2547F90E" w14:textId="467C4A7E" w:rsidR="00111A2C" w:rsidRPr="00111A2C" w:rsidRDefault="00124D0A" w:rsidP="00C537F7">
      <w:pPr>
        <w:rPr>
          <w:rFonts w:cs="Arial"/>
          <w:szCs w:val="20"/>
        </w:rPr>
      </w:pPr>
      <w:r>
        <w:rPr>
          <w:noProof/>
        </w:rPr>
        <mc:AlternateContent>
          <mc:Choice Requires="wps">
            <w:drawing>
              <wp:anchor distT="0" distB="0" distL="114300" distR="114300" simplePos="0" relativeHeight="251663360" behindDoc="1" locked="0" layoutInCell="0" allowOverlap="1" wp14:anchorId="2942AAA7" wp14:editId="7D998B33">
                <wp:simplePos x="0" y="0"/>
                <wp:positionH relativeFrom="page">
                  <wp:posOffset>1080135</wp:posOffset>
                </wp:positionH>
                <wp:positionV relativeFrom="page">
                  <wp:posOffset>1370330</wp:posOffset>
                </wp:positionV>
                <wp:extent cx="5972809" cy="17780"/>
                <wp:effectExtent l="0" t="0" r="0" b="0"/>
                <wp:wrapNone/>
                <wp:docPr id="1487148054"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453BBE51" id="drawingObject14" o:spid="_x0000_s1026" style="position:absolute;margin-left:85.05pt;margin-top:107.9pt;width:470.3pt;height:1.4pt;z-index:-251653120;visibility:visible;mso-wrap-style:square;mso-wrap-distance-left:9pt;mso-wrap-distance-top:0;mso-wrap-distance-right:9pt;mso-wrap-distance-bottom:0;mso-position-horizontal:absolute;mso-position-horizontal-relative:page;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" o:allowincell="f" path="m,l5972809,17780e" filled="f" strokeweight=".49931mm">
                <v:path arrowok="t" textboxrect="0,0,5972809,17780"/>
                <w10:wrap anchorx="page" anchory="page"/>
              </v:shape>
            </w:pict>
          </mc:Fallback>
        </mc:AlternateContent>
      </w:r>
    </w:p>
    <w:p w14:paraId="0E43E360" w14:textId="4F782EA6" w:rsidR="008F6D4E" w:rsidRPr="00C109B8" w:rsidRDefault="008F6D4E" w:rsidP="00C109B8">
      <w:pPr>
        <w:rPr>
          <w:rFonts w:eastAsiaTheme="majorEastAsia" w:cstheme="majorBidi"/>
          <w:b/>
          <w:color w:val="000000" w:themeColor="text1"/>
          <w:sz w:val="50"/>
          <w:szCs w:val="40"/>
        </w:rPr>
      </w:pPr>
      <w:r>
        <w:br w:type="page"/>
      </w:r>
    </w:p>
    <w:p w14:paraId="0E906D62" w14:textId="77777777" w:rsidR="00460B24" w:rsidRDefault="00460B24" w:rsidP="00124D0A">
      <w:pPr>
        <w:jc w:val="left"/>
        <w:rPr>
          <w:rFonts w:cs="Arial"/>
          <w:b/>
          <w:bCs/>
          <w:sz w:val="29"/>
          <w:szCs w:val="29"/>
        </w:rPr>
        <w:sectPr w:rsidR="00460B24" w:rsidSect="00341D1C">
          <w:pgSz w:w="12240" w:h="15840"/>
          <w:pgMar w:top="1417" w:right="1701" w:bottom="1417" w:left="1701" w:header="708" w:footer="708" w:gutter="0"/>
          <w:pgNumType w:fmt="upperRoman" w:start="1"/>
          <w:cols w:space="708"/>
          <w:docGrid w:linePitch="360"/>
        </w:sectPr>
      </w:pPr>
    </w:p>
    <w:p w14:paraId="4117E026" w14:textId="5CC29F57" w:rsidR="008F6D4E" w:rsidRPr="00124D0A" w:rsidRDefault="00F22246" w:rsidP="00072C00">
      <w:pPr>
        <w:spacing w:before="240" w:after="0"/>
        <w:jc w:val="left"/>
        <w:rPr>
          <w:rFonts w:cs="Arial"/>
          <w:b/>
          <w:bCs/>
          <w:sz w:val="29"/>
          <w:szCs w:val="29"/>
        </w:rPr>
      </w:pPr>
      <w:r w:rsidRPr="00124D0A">
        <w:rPr>
          <w:rFonts w:cs="Arial"/>
          <w:b/>
          <w:bCs/>
          <w:sz w:val="29"/>
          <w:szCs w:val="29"/>
        </w:rPr>
        <w:lastRenderedPageBreak/>
        <w:t>Capítulo 1</w:t>
      </w:r>
    </w:p>
    <w:bookmarkStart w:id="23" w:name="_Toc210733279"/>
    <w:p w14:paraId="77BB75B1" w14:textId="1C122E03" w:rsidR="00F22246" w:rsidRPr="00A466CE" w:rsidRDefault="00072C00" w:rsidP="00072C00">
      <w:pPr>
        <w:pStyle w:val="Ttulo1"/>
        <w:spacing w:before="0"/>
        <w:jc w:val="left"/>
      </w:pPr>
      <w:r>
        <w:rPr>
          <w:noProof/>
        </w:rPr>
        <mc:AlternateContent>
          <mc:Choice Requires="wps">
            <w:drawing>
              <wp:anchor distT="0" distB="0" distL="114300" distR="114300" simplePos="0" relativeHeight="251667456" behindDoc="1" locked="0" layoutInCell="0" allowOverlap="1" wp14:anchorId="657D4CBF" wp14:editId="60F6D8BB">
                <wp:simplePos x="0" y="0"/>
                <wp:positionH relativeFrom="margin">
                  <wp:align>left</wp:align>
                </wp:positionH>
                <wp:positionV relativeFrom="page">
                  <wp:posOffset>1703070</wp:posOffset>
                </wp:positionV>
                <wp:extent cx="5972809" cy="17780"/>
                <wp:effectExtent l="0" t="0" r="28575" b="20320"/>
                <wp:wrapNone/>
                <wp:docPr id="2004187863"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77D08CA9" id="drawingObject14" o:spid="_x0000_s1026" style="position:absolute;margin-left:0;margin-top:134.1pt;width:470.3pt;height:1.4pt;z-index:-251649024;visibility:visible;mso-wrap-style:square;mso-wrap-distance-left:9pt;mso-wrap-distance-top:0;mso-wrap-distance-right:9pt;mso-wrap-distance-bottom:0;mso-position-horizontal:left;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" o:allowincell="f" path="m,l5972809,17780e" filled="f" strokeweight=".49931mm">
                <v:path arrowok="t" textboxrect="0,0,5972809,17780"/>
                <w10:wrap anchorx="margin" anchory="page"/>
              </v:shape>
            </w:pict>
          </mc:Fallback>
        </mc:AlternateContent>
      </w:r>
      <w:r w:rsidR="00F22246" w:rsidRPr="00A466CE">
        <w:t>Introducción</w:t>
      </w:r>
      <w:bookmarkEnd w:id="23"/>
    </w:p>
    <w:p w14:paraId="723AE022" w14:textId="778BF257" w:rsidR="00124D0A" w:rsidRPr="00124D0A" w:rsidRDefault="00124D0A" w:rsidP="00124D0A"/>
    <w:p w14:paraId="36AA3DC6" w14:textId="77777777" w:rsidR="00F22246" w:rsidRDefault="00F22246" w:rsidP="000B3D78">
      <w:pPr>
        <w:ind w:firstLine="425"/>
        <w:rPr>
          <w:rFonts w:cs="Arial"/>
          <w:szCs w:val="20"/>
        </w:rPr>
      </w:pPr>
      <w:r w:rsidRPr="00124D0A">
        <w:rPr>
          <w:rFonts w:cs="Arial"/>
          <w:szCs w:val="20"/>
        </w:rPr>
        <w:t>La creciente generación de residuos sólidos urbanos representa uno de los retos ambientales más urgentes a nivel mundial. El manejo inadecuado de la basura no solo contribuye a la contaminación del suelo, agua y aire, sino que también dificulta los procesos de reciclaje y aprovechamiento de materiales. En la actualidad, gran parte de la separación de residuos depende del conocimiento y voluntad de las personas, lo que provoca errores frecuentes en la clasificación y reduce la eficiencia del tratamiento posterior. </w:t>
      </w:r>
    </w:p>
    <w:p w14:paraId="21776128" w14:textId="77777777" w:rsidR="000B3D78" w:rsidRPr="00124D0A" w:rsidRDefault="000B3D78" w:rsidP="000B3D78">
      <w:pPr>
        <w:ind w:firstLine="425"/>
        <w:rPr>
          <w:rFonts w:cs="Arial"/>
          <w:szCs w:val="20"/>
        </w:rPr>
      </w:pPr>
    </w:p>
    <w:p w14:paraId="3C10B630" w14:textId="2034D693" w:rsidR="00F22246" w:rsidRDefault="00F22246" w:rsidP="000B3D78">
      <w:pPr>
        <w:ind w:firstLine="425"/>
        <w:rPr>
          <w:rFonts w:cs="Arial"/>
          <w:szCs w:val="20"/>
        </w:rPr>
      </w:pPr>
      <w:r w:rsidRPr="00124D0A">
        <w:rPr>
          <w:rFonts w:cs="Arial"/>
          <w:szCs w:val="20"/>
        </w:rPr>
        <w:t xml:space="preserve">Ante esta problemática, la tecnología y, en particular, la IA, se ha convertido en </w:t>
      </w:r>
      <w:r w:rsidR="00B41E74">
        <w:rPr>
          <w:rFonts w:cs="Arial"/>
          <w:szCs w:val="20"/>
        </w:rPr>
        <w:t xml:space="preserve">una </w:t>
      </w:r>
      <w:r w:rsidRPr="00124D0A">
        <w:rPr>
          <w:rFonts w:cs="Arial"/>
          <w:szCs w:val="20"/>
        </w:rPr>
        <w:t>herramienta clave para optimizar y automatizar procesos que antes dependían exclusivamente de la intervención humana. El presente proyecto propone el desarrollo de un sistema capaz de identificar y clasificar distintos tipos de basura mediante el uso de visión por computadora e IA, integrando un entorno de hardware y software que permita un funcionamiento rápido, eficiente y confiable. </w:t>
      </w:r>
    </w:p>
    <w:p w14:paraId="1A493416" w14:textId="77777777" w:rsidR="000B3D78" w:rsidRPr="00124D0A" w:rsidRDefault="000B3D78" w:rsidP="000B3D78">
      <w:pPr>
        <w:ind w:firstLine="425"/>
        <w:rPr>
          <w:rFonts w:cs="Arial"/>
          <w:szCs w:val="20"/>
        </w:rPr>
      </w:pPr>
    </w:p>
    <w:p w14:paraId="682A206F" w14:textId="6E71477C" w:rsidR="00F22246" w:rsidRPr="00124D0A" w:rsidRDefault="00F22246" w:rsidP="000B3D78">
      <w:pPr>
        <w:ind w:firstLine="425"/>
        <w:rPr>
          <w:rFonts w:cs="Arial"/>
          <w:szCs w:val="20"/>
        </w:rPr>
      </w:pPr>
      <w:r w:rsidRPr="00124D0A">
        <w:rPr>
          <w:rFonts w:cs="Arial"/>
          <w:szCs w:val="20"/>
        </w:rPr>
        <w:t xml:space="preserve">Este trabajo se centra en la implementación de un prototipo que combina un modelo entrenado de clasificación de imágenes, un microcontrolador </w:t>
      </w:r>
      <w:del w:id="24" w:author="Carlos Ivan Perez" w:date="2025-10-15T18:26:00Z" w16du:dateUtc="2025-10-16T00:26:00Z">
        <w:r w:rsidRPr="00124D0A" w:rsidDel="006656ED">
          <w:rPr>
            <w:rFonts w:cs="Arial"/>
            <w:szCs w:val="20"/>
          </w:rPr>
          <w:delText xml:space="preserve">ESP32-CAM </w:delText>
        </w:r>
      </w:del>
      <w:r w:rsidRPr="00124D0A">
        <w:rPr>
          <w:rFonts w:cs="Arial"/>
          <w:szCs w:val="20"/>
        </w:rPr>
        <w:t xml:space="preserve">para la captura y procesamiento de datos, y una interfaz visual que muestre los resultados de forma inmediata. El objetivo es sentar las bases para futuras soluciones escalables que puedan incorporarse en entornos </w:t>
      </w:r>
      <w:ins w:id="25" w:author="Carlos Ivan Perez" w:date="2025-10-15T18:27:00Z" w16du:dateUtc="2025-10-16T00:27:00Z">
        <w:r w:rsidR="006656ED">
          <w:rPr>
            <w:rFonts w:cs="Arial"/>
            <w:szCs w:val="20"/>
          </w:rPr>
          <w:t xml:space="preserve">domésticos, industriales o </w:t>
        </w:r>
      </w:ins>
      <w:r w:rsidRPr="00124D0A">
        <w:rPr>
          <w:rFonts w:cs="Arial"/>
          <w:szCs w:val="20"/>
        </w:rPr>
        <w:t>urbanos</w:t>
      </w:r>
      <w:del w:id="26" w:author="Carlos Ivan Perez" w:date="2025-10-15T18:27:00Z" w16du:dateUtc="2025-10-16T00:27:00Z">
        <w:r w:rsidRPr="00124D0A" w:rsidDel="006656ED">
          <w:rPr>
            <w:rFonts w:cs="Arial"/>
            <w:szCs w:val="20"/>
          </w:rPr>
          <w:delText>, industriales o domésticos</w:delText>
        </w:r>
      </w:del>
      <w:r w:rsidRPr="00124D0A">
        <w:rPr>
          <w:rFonts w:cs="Arial"/>
          <w:szCs w:val="20"/>
        </w:rPr>
        <w:t>, contribuyendo a mejorar la gestión de</w:t>
      </w:r>
      <w:ins w:id="27" w:author="Carlos Ivan Perez" w:date="2025-10-15T18:27:00Z" w16du:dateUtc="2025-10-16T00:27:00Z">
        <w:r w:rsidR="006656ED">
          <w:rPr>
            <w:rFonts w:cs="Arial"/>
            <w:szCs w:val="20"/>
          </w:rPr>
          <w:t xml:space="preserve"> los</w:t>
        </w:r>
      </w:ins>
      <w:r w:rsidRPr="00124D0A">
        <w:rPr>
          <w:rFonts w:cs="Arial"/>
          <w:szCs w:val="20"/>
        </w:rPr>
        <w:t xml:space="preserve"> residuos y fomentar prácticas de sostenibilidad. </w:t>
      </w:r>
    </w:p>
    <w:p w14:paraId="068E4D08" w14:textId="77777777" w:rsidR="00F22246" w:rsidRDefault="00F22246" w:rsidP="008F6D4E"/>
    <w:p w14:paraId="2B790538" w14:textId="77777777" w:rsidR="008C5CF3" w:rsidRDefault="008C5CF3" w:rsidP="008F6D4E"/>
    <w:p w14:paraId="49CD2843" w14:textId="77777777" w:rsidR="008C5CF3" w:rsidRDefault="008C5CF3" w:rsidP="008F6D4E"/>
    <w:p w14:paraId="40DC9ADF" w14:textId="77777777" w:rsidR="008C5CF3" w:rsidRDefault="008C5CF3" w:rsidP="008F6D4E"/>
    <w:p w14:paraId="5D0B18D3" w14:textId="77777777" w:rsidR="008C5CF3" w:rsidRDefault="008C5CF3" w:rsidP="008F6D4E"/>
    <w:p w14:paraId="65EFDC1F" w14:textId="77777777" w:rsidR="008C5CF3" w:rsidRDefault="008C5CF3" w:rsidP="008F6D4E"/>
    <w:p w14:paraId="65035C5C" w14:textId="77777777" w:rsidR="008C5CF3" w:rsidRDefault="008C5CF3" w:rsidP="008F6D4E"/>
    <w:p w14:paraId="5D0AC1A0" w14:textId="77777777" w:rsidR="008C5CF3" w:rsidRDefault="008C5CF3" w:rsidP="008F6D4E"/>
    <w:p w14:paraId="6EAE38B8" w14:textId="464B96FD" w:rsidR="003E3920" w:rsidRDefault="003E3920" w:rsidP="00072C00">
      <w:pPr>
        <w:widowControl w:val="0"/>
        <w:spacing w:before="240" w:after="0"/>
        <w:jc w:val="left"/>
        <w:rPr>
          <w:rFonts w:eastAsia="Arial" w:cs="Arial"/>
          <w:b/>
          <w:bCs/>
          <w:color w:val="000000"/>
          <w:sz w:val="29"/>
          <w:szCs w:val="29"/>
        </w:rPr>
      </w:pPr>
      <w:bookmarkStart w:id="28" w:name="_Toc208240305"/>
      <w:bookmarkStart w:id="29" w:name="_Toc208240414"/>
      <w:bookmarkStart w:id="30" w:name="_Toc208244263"/>
      <w:bookmarkStart w:id="31" w:name="_Toc208244302"/>
      <w:bookmarkStart w:id="32" w:name="_Toc208244349"/>
      <w:bookmarkStart w:id="33" w:name="_Toc208244388"/>
      <w:bookmarkStart w:id="34" w:name="_Toc208245231"/>
      <w:bookmarkStart w:id="35" w:name="_Hlk208248801"/>
      <w:bookmarkEnd w:id="28"/>
      <w:bookmarkEnd w:id="29"/>
      <w:bookmarkEnd w:id="30"/>
      <w:bookmarkEnd w:id="31"/>
      <w:bookmarkEnd w:id="32"/>
      <w:bookmarkEnd w:id="33"/>
      <w:bookmarkEnd w:id="34"/>
      <w:r>
        <w:rPr>
          <w:rFonts w:eastAsia="Arial" w:cs="Arial"/>
          <w:b/>
          <w:bCs/>
          <w:color w:val="000000"/>
          <w:sz w:val="29"/>
          <w:szCs w:val="29"/>
        </w:rPr>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2</w:t>
      </w:r>
    </w:p>
    <w:bookmarkStart w:id="36" w:name="_Toc201766247"/>
    <w:bookmarkStart w:id="37" w:name="_Toc201846644"/>
    <w:bookmarkStart w:id="38" w:name="_Toc201947103"/>
    <w:bookmarkStart w:id="39" w:name="_Toc202193830"/>
    <w:bookmarkStart w:id="40" w:name="_Toc210733280"/>
    <w:p w14:paraId="2CC2EBA6" w14:textId="43965E40" w:rsidR="003E3920" w:rsidRDefault="008C5CF3" w:rsidP="00072C00">
      <w:pPr>
        <w:pStyle w:val="Ttulo1"/>
        <w:spacing w:before="0"/>
        <w:rPr>
          <w:rFonts w:eastAsia="Arial" w:cs="Arial"/>
          <w:b w:val="0"/>
          <w:bCs/>
          <w:color w:val="000000"/>
          <w:w w:val="99"/>
          <w:szCs w:val="50"/>
        </w:rPr>
      </w:pPr>
      <w:r>
        <w:rPr>
          <w:noProof/>
        </w:rPr>
        <mc:AlternateContent>
          <mc:Choice Requires="wps">
            <w:drawing>
              <wp:anchor distT="0" distB="0" distL="114300" distR="114300" simplePos="0" relativeHeight="251694080" behindDoc="1" locked="0" layoutInCell="0" allowOverlap="1" wp14:anchorId="10715DCC" wp14:editId="0051B676">
                <wp:simplePos x="0" y="0"/>
                <wp:positionH relativeFrom="margin">
                  <wp:posOffset>-69100</wp:posOffset>
                </wp:positionH>
                <wp:positionV relativeFrom="page">
                  <wp:posOffset>1660063</wp:posOffset>
                </wp:positionV>
                <wp:extent cx="5972809" cy="17780"/>
                <wp:effectExtent l="0" t="0" r="28575" b="20320"/>
                <wp:wrapNone/>
                <wp:docPr id="2079106139"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75640A1E" id="drawingObject14" o:spid="_x0000_s1026" style="position:absolute;margin-left:-5.45pt;margin-top:130.7pt;width:470.3pt;height:1.4pt;z-index:-251622400;visibility:visible;mso-wrap-style:square;mso-wrap-distance-left:9pt;mso-wrap-distance-top:0;mso-wrap-distance-right:9pt;mso-wrap-distance-bottom:0;mso-position-horizontal:absolute;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" o:allowincell="f" path="m,l5972809,17780e" filled="f" strokeweight=".49931mm">
                <v:path arrowok="t" textboxrect="0,0,5972809,17780"/>
                <w10:wrap anchorx="margin" anchory="page"/>
              </v:shape>
            </w:pict>
          </mc:Fallback>
        </mc:AlternateContent>
      </w:r>
      <w:r w:rsidR="003E3920">
        <w:rPr>
          <w:rFonts w:eastAsia="Arial"/>
          <w:w w:val="99"/>
        </w:rPr>
        <w:t>Ge</w:t>
      </w:r>
      <w:r w:rsidR="003E3920">
        <w:rPr>
          <w:rFonts w:eastAsia="Arial" w:cs="Arial"/>
          <w:bCs/>
          <w:color w:val="000000"/>
          <w:szCs w:val="50"/>
        </w:rPr>
        <w:t>n</w:t>
      </w:r>
      <w:r w:rsidR="003E3920">
        <w:rPr>
          <w:rFonts w:eastAsia="Arial" w:cs="Arial"/>
          <w:bCs/>
          <w:color w:val="000000"/>
          <w:w w:val="99"/>
          <w:szCs w:val="50"/>
        </w:rPr>
        <w:t>era</w:t>
      </w:r>
      <w:r w:rsidR="003E3920">
        <w:rPr>
          <w:rFonts w:eastAsia="Arial" w:cs="Arial"/>
          <w:bCs/>
          <w:color w:val="000000"/>
          <w:szCs w:val="50"/>
        </w:rPr>
        <w:t>l</w:t>
      </w:r>
      <w:r w:rsidR="003E3920">
        <w:rPr>
          <w:rFonts w:eastAsia="Arial" w:cs="Arial"/>
          <w:bCs/>
          <w:color w:val="000000"/>
          <w:spacing w:val="1"/>
          <w:szCs w:val="50"/>
        </w:rPr>
        <w:t>i</w:t>
      </w:r>
      <w:r w:rsidR="003E3920">
        <w:rPr>
          <w:rFonts w:eastAsia="Arial" w:cs="Arial"/>
          <w:bCs/>
          <w:color w:val="000000"/>
          <w:szCs w:val="50"/>
        </w:rPr>
        <w:t>d</w:t>
      </w:r>
      <w:r w:rsidR="003E3920">
        <w:rPr>
          <w:rFonts w:eastAsia="Arial" w:cs="Arial"/>
          <w:bCs/>
          <w:color w:val="000000"/>
          <w:w w:val="99"/>
          <w:szCs w:val="50"/>
        </w:rPr>
        <w:t>a</w:t>
      </w:r>
      <w:r w:rsidR="003E3920">
        <w:rPr>
          <w:rFonts w:eastAsia="Arial" w:cs="Arial"/>
          <w:bCs/>
          <w:color w:val="000000"/>
          <w:szCs w:val="50"/>
        </w:rPr>
        <w:t>d</w:t>
      </w:r>
      <w:r w:rsidR="003E3920">
        <w:rPr>
          <w:rFonts w:eastAsia="Arial" w:cs="Arial"/>
          <w:bCs/>
          <w:color w:val="000000"/>
          <w:w w:val="99"/>
          <w:szCs w:val="50"/>
        </w:rPr>
        <w:t>es</w:t>
      </w:r>
      <w:bookmarkEnd w:id="36"/>
      <w:bookmarkEnd w:id="37"/>
      <w:bookmarkEnd w:id="38"/>
      <w:bookmarkEnd w:id="39"/>
      <w:bookmarkEnd w:id="40"/>
    </w:p>
    <w:bookmarkEnd w:id="35"/>
    <w:p w14:paraId="769FE09F" w14:textId="13931B6D" w:rsidR="00124D0A" w:rsidRPr="00124D0A" w:rsidRDefault="00124D0A" w:rsidP="00124D0A"/>
    <w:p w14:paraId="1226E1AF" w14:textId="77777777" w:rsidR="00F22246" w:rsidRPr="00F22246" w:rsidRDefault="00F22246" w:rsidP="00F22246">
      <w:pPr>
        <w:pStyle w:val="Prrafodelista"/>
        <w:keepNext/>
        <w:keepLines/>
        <w:numPr>
          <w:ilvl w:val="0"/>
          <w:numId w:val="1"/>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1" w:name="_Toc208255338"/>
      <w:bookmarkStart w:id="42" w:name="_Toc208256263"/>
      <w:bookmarkStart w:id="43" w:name="_Toc208256307"/>
      <w:bookmarkStart w:id="44" w:name="_Toc208256581"/>
      <w:bookmarkStart w:id="45" w:name="_Toc208261007"/>
      <w:bookmarkStart w:id="46" w:name="_Toc208261050"/>
      <w:bookmarkStart w:id="47" w:name="_Toc208261479"/>
      <w:bookmarkStart w:id="48" w:name="_Toc208261616"/>
      <w:bookmarkStart w:id="49" w:name="_Toc208262334"/>
      <w:bookmarkStart w:id="50" w:name="_Toc208262444"/>
      <w:bookmarkStart w:id="51" w:name="_Toc208262649"/>
      <w:bookmarkStart w:id="52" w:name="_Toc208268126"/>
      <w:bookmarkStart w:id="53" w:name="_Toc208272085"/>
      <w:bookmarkStart w:id="54" w:name="_Toc208272139"/>
      <w:bookmarkStart w:id="55" w:name="_Toc208272199"/>
      <w:bookmarkStart w:id="56" w:name="_Toc208272253"/>
      <w:bookmarkStart w:id="57" w:name="_Toc208309309"/>
      <w:bookmarkStart w:id="58" w:name="_Toc208311183"/>
      <w:bookmarkStart w:id="59" w:name="_Toc208349750"/>
      <w:bookmarkStart w:id="60" w:name="_Toc208484745"/>
      <w:bookmarkStart w:id="61" w:name="_Toc210733281"/>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116C58C3" w14:textId="77777777" w:rsidR="00F22246" w:rsidRPr="00F22246" w:rsidRDefault="00F22246" w:rsidP="00F22246">
      <w:pPr>
        <w:pStyle w:val="Prrafodelista"/>
        <w:keepNext/>
        <w:keepLines/>
        <w:numPr>
          <w:ilvl w:val="0"/>
          <w:numId w:val="1"/>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2" w:name="_Toc208240306"/>
      <w:bookmarkStart w:id="63" w:name="_Toc208240415"/>
      <w:bookmarkStart w:id="64" w:name="_Toc208244264"/>
      <w:bookmarkStart w:id="65" w:name="_Toc208244303"/>
      <w:bookmarkStart w:id="66" w:name="_Toc208244350"/>
      <w:bookmarkStart w:id="67" w:name="_Toc208244389"/>
      <w:bookmarkStart w:id="68" w:name="_Toc208245232"/>
      <w:bookmarkStart w:id="69" w:name="_Toc208255339"/>
      <w:bookmarkStart w:id="70" w:name="_Toc208256264"/>
      <w:bookmarkStart w:id="71" w:name="_Toc208256308"/>
      <w:bookmarkStart w:id="72" w:name="_Toc208256582"/>
      <w:bookmarkStart w:id="73" w:name="_Toc208261008"/>
      <w:bookmarkStart w:id="74" w:name="_Toc208261051"/>
      <w:bookmarkStart w:id="75" w:name="_Toc208261480"/>
      <w:bookmarkStart w:id="76" w:name="_Toc208261617"/>
      <w:bookmarkStart w:id="77" w:name="_Toc208262335"/>
      <w:bookmarkStart w:id="78" w:name="_Toc208262445"/>
      <w:bookmarkStart w:id="79" w:name="_Toc208262650"/>
      <w:bookmarkStart w:id="80" w:name="_Toc208268127"/>
      <w:bookmarkStart w:id="81" w:name="_Toc208272086"/>
      <w:bookmarkStart w:id="82" w:name="_Toc208272140"/>
      <w:bookmarkStart w:id="83" w:name="_Toc208272200"/>
      <w:bookmarkStart w:id="84" w:name="_Toc208272254"/>
      <w:bookmarkStart w:id="85" w:name="_Toc208309310"/>
      <w:bookmarkStart w:id="86" w:name="_Toc208311184"/>
      <w:bookmarkStart w:id="87" w:name="_Toc208349751"/>
      <w:bookmarkStart w:id="88" w:name="_Toc208484746"/>
      <w:bookmarkStart w:id="89" w:name="_Toc210733282"/>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16CF574F" w14:textId="78161834" w:rsidR="002B3507" w:rsidRPr="00A466CE" w:rsidRDefault="00A6560A" w:rsidP="00A6560A">
      <w:pPr>
        <w:pStyle w:val="Ttulo2"/>
        <w:spacing w:before="0" w:after="160" w:line="276" w:lineRule="auto"/>
        <w:rPr>
          <w:rFonts w:cs="Arial"/>
          <w:szCs w:val="29"/>
        </w:rPr>
      </w:pPr>
      <w:bookmarkStart w:id="90" w:name="_Toc210733283"/>
      <w:r>
        <w:rPr>
          <w:rFonts w:cs="Arial"/>
          <w:szCs w:val="29"/>
        </w:rPr>
        <w:t xml:space="preserve">2.1 </w:t>
      </w:r>
      <w:r w:rsidR="00325FE8" w:rsidRPr="00A466CE">
        <w:rPr>
          <w:rFonts w:cs="Arial"/>
          <w:szCs w:val="29"/>
        </w:rPr>
        <w:t>Planteamiento del problema</w:t>
      </w:r>
      <w:bookmarkEnd w:id="90"/>
    </w:p>
    <w:p w14:paraId="0E77DCBF" w14:textId="77777777" w:rsidR="00325FE8" w:rsidRPr="00325FE8" w:rsidRDefault="00325FE8" w:rsidP="00325FE8">
      <w:pPr>
        <w:rPr>
          <w:rFonts w:cs="Arial"/>
          <w:szCs w:val="20"/>
        </w:rPr>
      </w:pPr>
    </w:p>
    <w:p w14:paraId="745A046C" w14:textId="614B260B" w:rsidR="00325FE8" w:rsidRDefault="00325FE8" w:rsidP="005B47DC">
      <w:pPr>
        <w:ind w:firstLine="425"/>
        <w:rPr>
          <w:rFonts w:cs="Arial"/>
          <w:szCs w:val="20"/>
        </w:rPr>
      </w:pPr>
      <w:r w:rsidRPr="00325FE8">
        <w:rPr>
          <w:rFonts w:cs="Arial"/>
          <w:szCs w:val="20"/>
        </w:rPr>
        <w:t>La generación de residuos sólidos es una de las principales problemáticas ambientales y sociales a nivel mundial. El crecimiento poblacional, el consumo masivo de productos y la falta de una cultura de separación han provocado un incremento significativo en la cantidad de desechos que llegan a rellenos sanitarios y tiraderos a cielo abierto. Según organismos internacionales, gran parte de estos residuos podrían ser reutilizados o reciclados si se clasificaran correctamente desde su origen.</w:t>
      </w:r>
    </w:p>
    <w:p w14:paraId="63D1B9BB" w14:textId="77777777" w:rsidR="00325FE8" w:rsidRPr="00325FE8" w:rsidRDefault="00325FE8" w:rsidP="00325FE8">
      <w:pPr>
        <w:rPr>
          <w:rFonts w:cs="Arial"/>
          <w:szCs w:val="20"/>
        </w:rPr>
      </w:pPr>
    </w:p>
    <w:p w14:paraId="12DA6DE4" w14:textId="275C503F" w:rsidR="00325FE8" w:rsidRDefault="00325FE8" w:rsidP="00FD045A">
      <w:pPr>
        <w:ind w:firstLine="425"/>
        <w:rPr>
          <w:ins w:id="91" w:author="Carlos Ivan Perez" w:date="2025-10-15T18:31:00Z" w16du:dateUtc="2025-10-16T00:31:00Z"/>
          <w:rFonts w:cs="Arial"/>
          <w:szCs w:val="20"/>
        </w:rPr>
      </w:pPr>
      <w:r w:rsidRPr="00325FE8">
        <w:rPr>
          <w:rFonts w:cs="Arial"/>
          <w:szCs w:val="20"/>
        </w:rPr>
        <w:t>En muchas comunidades, la separación de basura sigue siendo una actividad realizada manualmente por los usuarios o trabajadores del sector, lo que conlleva varios inconvenientes: errores humanos al clasificar, exposición a materiales peligrosos, procesos lentos y falta de motivación para llevar a cabo esta práctica de forma adecuada. Esto genera un impacto directo en la eficiencia de los sistemas de recolección y reciclaje, y, por ende, en la sostenibilidad ambiental.</w:t>
      </w:r>
    </w:p>
    <w:p w14:paraId="5F4A8D33" w14:textId="77777777" w:rsidR="001170FF" w:rsidRPr="00325FE8" w:rsidRDefault="001170FF" w:rsidP="00FD045A">
      <w:pPr>
        <w:ind w:firstLine="425"/>
        <w:rPr>
          <w:rFonts w:cs="Arial"/>
          <w:szCs w:val="20"/>
        </w:rPr>
      </w:pPr>
    </w:p>
    <w:p w14:paraId="55856B88" w14:textId="2DE2BF87" w:rsidR="00325FE8" w:rsidRDefault="00325FE8" w:rsidP="00FD045A">
      <w:pPr>
        <w:ind w:firstLine="425"/>
        <w:rPr>
          <w:rFonts w:cs="Arial"/>
          <w:szCs w:val="20"/>
        </w:rPr>
      </w:pPr>
      <w:r w:rsidRPr="00325FE8">
        <w:rPr>
          <w:rFonts w:cs="Arial"/>
          <w:szCs w:val="20"/>
        </w:rPr>
        <w:t xml:space="preserve">Ante este panorama, surge la necesidad de diseñar e implementar soluciones tecnológicas innovadoras que permitan automatizar y optimizar el proceso de clasificación de residuos. El uso de inteligencia artificial y dispositivos de bajo costo, </w:t>
      </w:r>
      <w:del w:id="92" w:author="Carlos Ivan Perez" w:date="2025-10-15T18:31:00Z" w16du:dateUtc="2025-10-16T00:31:00Z">
        <w:r w:rsidRPr="00325FE8" w:rsidDel="001170FF">
          <w:rPr>
            <w:rFonts w:cs="Arial"/>
            <w:szCs w:val="20"/>
          </w:rPr>
          <w:delText xml:space="preserve">como el ESP32-CAM, </w:delText>
        </w:r>
      </w:del>
      <w:r w:rsidRPr="00325FE8">
        <w:rPr>
          <w:rFonts w:cs="Arial"/>
          <w:szCs w:val="20"/>
        </w:rPr>
        <w:t>representan una alternativa viable para desarrollar sistemas capaces de identificar y categorizar basura en tiempo real.</w:t>
      </w:r>
    </w:p>
    <w:p w14:paraId="255C256A" w14:textId="77777777" w:rsidR="00240E53" w:rsidRDefault="00240E53" w:rsidP="00325FE8">
      <w:pPr>
        <w:rPr>
          <w:rFonts w:cs="Arial"/>
          <w:szCs w:val="20"/>
        </w:rPr>
      </w:pPr>
    </w:p>
    <w:p w14:paraId="2ADC87F1" w14:textId="77777777" w:rsidR="00FD045A" w:rsidRDefault="00FD045A" w:rsidP="00325FE8">
      <w:pPr>
        <w:rPr>
          <w:rFonts w:cs="Arial"/>
          <w:szCs w:val="20"/>
        </w:rPr>
      </w:pPr>
    </w:p>
    <w:p w14:paraId="6C9213D7" w14:textId="77777777" w:rsidR="00FD045A" w:rsidRDefault="00FD045A" w:rsidP="00325FE8">
      <w:pPr>
        <w:rPr>
          <w:rFonts w:cs="Arial"/>
          <w:szCs w:val="20"/>
        </w:rPr>
      </w:pPr>
    </w:p>
    <w:p w14:paraId="102D2943" w14:textId="77777777" w:rsidR="00FD045A" w:rsidRDefault="00FD045A" w:rsidP="00325FE8">
      <w:pPr>
        <w:rPr>
          <w:rFonts w:cs="Arial"/>
          <w:szCs w:val="20"/>
        </w:rPr>
      </w:pPr>
    </w:p>
    <w:p w14:paraId="6FD45788" w14:textId="77777777" w:rsidR="00FD045A" w:rsidRDefault="00FD045A" w:rsidP="00325FE8">
      <w:pPr>
        <w:rPr>
          <w:rFonts w:cs="Arial"/>
          <w:szCs w:val="20"/>
        </w:rPr>
      </w:pPr>
    </w:p>
    <w:p w14:paraId="4AA4636D" w14:textId="77777777" w:rsidR="00FD045A" w:rsidRDefault="00FD045A" w:rsidP="00325FE8">
      <w:pPr>
        <w:rPr>
          <w:rFonts w:cs="Arial"/>
          <w:szCs w:val="20"/>
        </w:rPr>
      </w:pPr>
    </w:p>
    <w:p w14:paraId="3DD36A23" w14:textId="77777777" w:rsidR="00FD045A" w:rsidRPr="00325FE8" w:rsidRDefault="00FD045A" w:rsidP="00325FE8">
      <w:pPr>
        <w:rPr>
          <w:rFonts w:cs="Arial"/>
          <w:szCs w:val="20"/>
        </w:rPr>
      </w:pPr>
    </w:p>
    <w:p w14:paraId="2EAC91B6" w14:textId="3EF3BC7D" w:rsidR="00325FE8" w:rsidRPr="00A466CE" w:rsidRDefault="00A6560A" w:rsidP="00A6560A">
      <w:pPr>
        <w:pStyle w:val="Ttulo2"/>
        <w:rPr>
          <w:rFonts w:cs="Arial"/>
          <w:szCs w:val="29"/>
        </w:rPr>
      </w:pPr>
      <w:bookmarkStart w:id="93" w:name="_Toc210733284"/>
      <w:r>
        <w:rPr>
          <w:rFonts w:cs="Arial"/>
          <w:szCs w:val="29"/>
        </w:rPr>
        <w:t xml:space="preserve">2.2 </w:t>
      </w:r>
      <w:r w:rsidR="00325FE8" w:rsidRPr="00A466CE">
        <w:rPr>
          <w:rFonts w:cs="Arial"/>
          <w:szCs w:val="29"/>
        </w:rPr>
        <w:t>Objetivos</w:t>
      </w:r>
      <w:bookmarkEnd w:id="93"/>
    </w:p>
    <w:p w14:paraId="06EA5D39" w14:textId="77777777" w:rsidR="0007534A" w:rsidRPr="00A466CE" w:rsidRDefault="0007534A" w:rsidP="00240E53">
      <w:pPr>
        <w:rPr>
          <w:rFonts w:cs="Arial"/>
          <w:b/>
          <w:szCs w:val="20"/>
        </w:rPr>
      </w:pPr>
    </w:p>
    <w:p w14:paraId="36795038" w14:textId="77777777" w:rsidR="00F22246" w:rsidRPr="00A466CE" w:rsidRDefault="00F22246" w:rsidP="00F22246">
      <w:pPr>
        <w:pStyle w:val="Prrafodelista"/>
        <w:keepNext/>
        <w:keepLines/>
        <w:numPr>
          <w:ilvl w:val="0"/>
          <w:numId w:val="2"/>
        </w:numPr>
        <w:spacing w:before="160" w:after="80"/>
        <w:contextualSpacing w:val="0"/>
        <w:outlineLvl w:val="1"/>
        <w:rPr>
          <w:rFonts w:eastAsiaTheme="majorEastAsia" w:cs="Arial"/>
          <w:b/>
          <w:vanish/>
          <w:color w:val="0F4761" w:themeColor="accent1" w:themeShade="BF"/>
          <w:sz w:val="32"/>
          <w:szCs w:val="32"/>
        </w:rPr>
      </w:pPr>
      <w:bookmarkStart w:id="94" w:name="_Toc208240308"/>
      <w:bookmarkStart w:id="95" w:name="_Toc208240417"/>
      <w:bookmarkStart w:id="96" w:name="_Toc208244266"/>
      <w:bookmarkStart w:id="97" w:name="_Toc208244305"/>
      <w:bookmarkStart w:id="98" w:name="_Toc208244352"/>
      <w:bookmarkStart w:id="99" w:name="_Toc208244391"/>
      <w:bookmarkStart w:id="100" w:name="_Toc208245234"/>
      <w:bookmarkStart w:id="101" w:name="_Toc208255342"/>
      <w:bookmarkStart w:id="102" w:name="_Toc208256267"/>
      <w:bookmarkStart w:id="103" w:name="_Toc208256311"/>
      <w:bookmarkStart w:id="104" w:name="_Toc208256585"/>
      <w:bookmarkStart w:id="105" w:name="_Toc208261011"/>
      <w:bookmarkStart w:id="106" w:name="_Toc208261054"/>
      <w:bookmarkStart w:id="107" w:name="_Toc208261483"/>
      <w:bookmarkStart w:id="108" w:name="_Toc208261620"/>
      <w:bookmarkStart w:id="109" w:name="_Toc208262338"/>
      <w:bookmarkStart w:id="110" w:name="_Toc208262448"/>
      <w:bookmarkStart w:id="111" w:name="_Toc208262653"/>
      <w:bookmarkStart w:id="112" w:name="_Toc208268130"/>
      <w:bookmarkStart w:id="113" w:name="_Toc208272089"/>
      <w:bookmarkStart w:id="114" w:name="_Toc208272143"/>
      <w:bookmarkStart w:id="115" w:name="_Toc208272203"/>
      <w:bookmarkStart w:id="116" w:name="_Toc208272257"/>
      <w:bookmarkStart w:id="117" w:name="_Toc208309313"/>
      <w:bookmarkStart w:id="118" w:name="_Toc208311187"/>
      <w:bookmarkStart w:id="119" w:name="_Toc208349754"/>
      <w:bookmarkStart w:id="120" w:name="_Toc208484749"/>
      <w:bookmarkStart w:id="121" w:name="_Toc210733285"/>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1CDF434D" w14:textId="77777777" w:rsidR="00F22246" w:rsidRPr="00A466CE" w:rsidRDefault="00F22246" w:rsidP="00F22246">
      <w:pPr>
        <w:pStyle w:val="Prrafodelista"/>
        <w:keepNext/>
        <w:keepLines/>
        <w:numPr>
          <w:ilvl w:val="0"/>
          <w:numId w:val="2"/>
        </w:numPr>
        <w:spacing w:before="160" w:after="80"/>
        <w:contextualSpacing w:val="0"/>
        <w:outlineLvl w:val="1"/>
        <w:rPr>
          <w:rFonts w:eastAsiaTheme="majorEastAsia" w:cs="Arial"/>
          <w:b/>
          <w:vanish/>
          <w:color w:val="0F4761" w:themeColor="accent1" w:themeShade="BF"/>
          <w:sz w:val="32"/>
          <w:szCs w:val="32"/>
        </w:rPr>
      </w:pPr>
      <w:bookmarkStart w:id="122" w:name="_Toc208240309"/>
      <w:bookmarkStart w:id="123" w:name="_Toc208240418"/>
      <w:bookmarkStart w:id="124" w:name="_Toc208244267"/>
      <w:bookmarkStart w:id="125" w:name="_Toc208244306"/>
      <w:bookmarkStart w:id="126" w:name="_Toc208244353"/>
      <w:bookmarkStart w:id="127" w:name="_Toc208244392"/>
      <w:bookmarkStart w:id="128" w:name="_Toc208245235"/>
      <w:bookmarkStart w:id="129" w:name="_Toc208255343"/>
      <w:bookmarkStart w:id="130" w:name="_Toc208256268"/>
      <w:bookmarkStart w:id="131" w:name="_Toc208256312"/>
      <w:bookmarkStart w:id="132" w:name="_Toc208256586"/>
      <w:bookmarkStart w:id="133" w:name="_Toc208261012"/>
      <w:bookmarkStart w:id="134" w:name="_Toc208261055"/>
      <w:bookmarkStart w:id="135" w:name="_Toc208261484"/>
      <w:bookmarkStart w:id="136" w:name="_Toc208261621"/>
      <w:bookmarkStart w:id="137" w:name="_Toc208262339"/>
      <w:bookmarkStart w:id="138" w:name="_Toc208262449"/>
      <w:bookmarkStart w:id="139" w:name="_Toc208262654"/>
      <w:bookmarkStart w:id="140" w:name="_Toc208268131"/>
      <w:bookmarkStart w:id="141" w:name="_Toc208272090"/>
      <w:bookmarkStart w:id="142" w:name="_Toc208272144"/>
      <w:bookmarkStart w:id="143" w:name="_Toc208272204"/>
      <w:bookmarkStart w:id="144" w:name="_Toc208272258"/>
      <w:bookmarkStart w:id="145" w:name="_Toc208309314"/>
      <w:bookmarkStart w:id="146" w:name="_Toc208311188"/>
      <w:bookmarkStart w:id="147" w:name="_Toc208349755"/>
      <w:bookmarkStart w:id="148" w:name="_Toc208484750"/>
      <w:bookmarkStart w:id="149" w:name="_Toc210733286"/>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14:paraId="0CFB6091" w14:textId="77777777" w:rsidR="00F22246" w:rsidRPr="00A466CE" w:rsidRDefault="00F22246" w:rsidP="00F22246">
      <w:pPr>
        <w:pStyle w:val="Prrafodelista"/>
        <w:keepNext/>
        <w:keepLines/>
        <w:numPr>
          <w:ilvl w:val="1"/>
          <w:numId w:val="2"/>
        </w:numPr>
        <w:spacing w:before="160" w:after="80"/>
        <w:contextualSpacing w:val="0"/>
        <w:outlineLvl w:val="1"/>
        <w:rPr>
          <w:rFonts w:eastAsiaTheme="majorEastAsia" w:cs="Arial"/>
          <w:b/>
          <w:vanish/>
          <w:color w:val="0F4761" w:themeColor="accent1" w:themeShade="BF"/>
          <w:sz w:val="32"/>
          <w:szCs w:val="32"/>
        </w:rPr>
      </w:pPr>
      <w:bookmarkStart w:id="150" w:name="_Toc208240310"/>
      <w:bookmarkStart w:id="151" w:name="_Toc208240419"/>
      <w:bookmarkStart w:id="152" w:name="_Toc208244268"/>
      <w:bookmarkStart w:id="153" w:name="_Toc208244307"/>
      <w:bookmarkStart w:id="154" w:name="_Toc208244354"/>
      <w:bookmarkStart w:id="155" w:name="_Toc208244393"/>
      <w:bookmarkStart w:id="156" w:name="_Toc208245236"/>
      <w:bookmarkStart w:id="157" w:name="_Toc208255344"/>
      <w:bookmarkStart w:id="158" w:name="_Toc208256269"/>
      <w:bookmarkStart w:id="159" w:name="_Toc208256313"/>
      <w:bookmarkStart w:id="160" w:name="_Toc208256587"/>
      <w:bookmarkStart w:id="161" w:name="_Toc208261013"/>
      <w:bookmarkStart w:id="162" w:name="_Toc208261056"/>
      <w:bookmarkStart w:id="163" w:name="_Toc208261485"/>
      <w:bookmarkStart w:id="164" w:name="_Toc208261622"/>
      <w:bookmarkStart w:id="165" w:name="_Toc208262340"/>
      <w:bookmarkStart w:id="166" w:name="_Toc208262450"/>
      <w:bookmarkStart w:id="167" w:name="_Toc208262655"/>
      <w:bookmarkStart w:id="168" w:name="_Toc208268132"/>
      <w:bookmarkStart w:id="169" w:name="_Toc208272091"/>
      <w:bookmarkStart w:id="170" w:name="_Toc208272145"/>
      <w:bookmarkStart w:id="171" w:name="_Toc208272205"/>
      <w:bookmarkStart w:id="172" w:name="_Toc208272259"/>
      <w:bookmarkStart w:id="173" w:name="_Toc208309315"/>
      <w:bookmarkStart w:id="174" w:name="_Toc208311189"/>
      <w:bookmarkStart w:id="175" w:name="_Toc208349756"/>
      <w:bookmarkStart w:id="176" w:name="_Toc208484751"/>
      <w:bookmarkStart w:id="177" w:name="_Toc210733287"/>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14:paraId="5824A856" w14:textId="77777777" w:rsidR="006A1D6E" w:rsidRPr="00A466CE" w:rsidRDefault="006A1D6E" w:rsidP="006A1D6E">
      <w:pPr>
        <w:pStyle w:val="Prrafodelista"/>
        <w:keepNext/>
        <w:keepLines/>
        <w:numPr>
          <w:ilvl w:val="0"/>
          <w:numId w:val="14"/>
        </w:numPr>
        <w:spacing w:before="160" w:after="80"/>
        <w:contextualSpacing w:val="0"/>
        <w:outlineLvl w:val="2"/>
        <w:rPr>
          <w:rFonts w:eastAsiaTheme="majorEastAsia" w:cs="Arial"/>
          <w:b/>
          <w:vanish/>
          <w:color w:val="0F4761" w:themeColor="accent1" w:themeShade="BF"/>
          <w:sz w:val="28"/>
          <w:szCs w:val="28"/>
        </w:rPr>
      </w:pPr>
      <w:bookmarkStart w:id="178" w:name="_Toc208240420"/>
      <w:bookmarkStart w:id="179" w:name="_Toc208244269"/>
      <w:bookmarkStart w:id="180" w:name="_Toc208244308"/>
      <w:bookmarkStart w:id="181" w:name="_Toc208244355"/>
      <w:bookmarkStart w:id="182" w:name="_Toc208244394"/>
      <w:bookmarkStart w:id="183" w:name="_Toc208245237"/>
      <w:bookmarkStart w:id="184" w:name="_Toc208255345"/>
      <w:bookmarkStart w:id="185" w:name="_Toc208256270"/>
      <w:bookmarkStart w:id="186" w:name="_Toc208256314"/>
      <w:bookmarkStart w:id="187" w:name="_Toc208256588"/>
      <w:bookmarkStart w:id="188" w:name="_Toc208261014"/>
      <w:bookmarkStart w:id="189" w:name="_Toc208261057"/>
      <w:bookmarkStart w:id="190" w:name="_Toc208261486"/>
      <w:bookmarkStart w:id="191" w:name="_Toc208261623"/>
      <w:bookmarkStart w:id="192" w:name="_Toc208262341"/>
      <w:bookmarkStart w:id="193" w:name="_Toc208262451"/>
      <w:bookmarkStart w:id="194" w:name="_Toc208262656"/>
      <w:bookmarkStart w:id="195" w:name="_Toc208268133"/>
      <w:bookmarkStart w:id="196" w:name="_Toc208272092"/>
      <w:bookmarkStart w:id="197" w:name="_Toc208272146"/>
      <w:bookmarkStart w:id="198" w:name="_Toc208272206"/>
      <w:bookmarkStart w:id="199" w:name="_Toc208272260"/>
      <w:bookmarkStart w:id="200" w:name="_Toc208309316"/>
      <w:bookmarkStart w:id="201" w:name="_Toc208311190"/>
      <w:bookmarkStart w:id="202" w:name="_Toc208349757"/>
      <w:bookmarkStart w:id="203" w:name="_Toc208484752"/>
      <w:bookmarkStart w:id="204" w:name="_Toc210733288"/>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663B71C7" w14:textId="77777777" w:rsidR="006A1D6E" w:rsidRPr="00A466CE" w:rsidRDefault="006A1D6E" w:rsidP="006A1D6E">
      <w:pPr>
        <w:pStyle w:val="Prrafodelista"/>
        <w:keepNext/>
        <w:keepLines/>
        <w:numPr>
          <w:ilvl w:val="0"/>
          <w:numId w:val="14"/>
        </w:numPr>
        <w:spacing w:before="160" w:after="80"/>
        <w:contextualSpacing w:val="0"/>
        <w:outlineLvl w:val="2"/>
        <w:rPr>
          <w:rFonts w:eastAsiaTheme="majorEastAsia" w:cs="Arial"/>
          <w:b/>
          <w:vanish/>
          <w:color w:val="0F4761" w:themeColor="accent1" w:themeShade="BF"/>
          <w:sz w:val="28"/>
          <w:szCs w:val="28"/>
        </w:rPr>
      </w:pPr>
      <w:bookmarkStart w:id="205" w:name="_Toc208240421"/>
      <w:bookmarkStart w:id="206" w:name="_Toc208244270"/>
      <w:bookmarkStart w:id="207" w:name="_Toc208244309"/>
      <w:bookmarkStart w:id="208" w:name="_Toc208244356"/>
      <w:bookmarkStart w:id="209" w:name="_Toc208244395"/>
      <w:bookmarkStart w:id="210" w:name="_Toc208245238"/>
      <w:bookmarkStart w:id="211" w:name="_Toc208255346"/>
      <w:bookmarkStart w:id="212" w:name="_Toc208256271"/>
      <w:bookmarkStart w:id="213" w:name="_Toc208256315"/>
      <w:bookmarkStart w:id="214" w:name="_Toc208256589"/>
      <w:bookmarkStart w:id="215" w:name="_Toc208261015"/>
      <w:bookmarkStart w:id="216" w:name="_Toc208261058"/>
      <w:bookmarkStart w:id="217" w:name="_Toc208261487"/>
      <w:bookmarkStart w:id="218" w:name="_Toc208261624"/>
      <w:bookmarkStart w:id="219" w:name="_Toc208262342"/>
      <w:bookmarkStart w:id="220" w:name="_Toc208262452"/>
      <w:bookmarkStart w:id="221" w:name="_Toc208262657"/>
      <w:bookmarkStart w:id="222" w:name="_Toc208268134"/>
      <w:bookmarkStart w:id="223" w:name="_Toc208272093"/>
      <w:bookmarkStart w:id="224" w:name="_Toc208272147"/>
      <w:bookmarkStart w:id="225" w:name="_Toc208272207"/>
      <w:bookmarkStart w:id="226" w:name="_Toc208272261"/>
      <w:bookmarkStart w:id="227" w:name="_Toc208309317"/>
      <w:bookmarkStart w:id="228" w:name="_Toc208311191"/>
      <w:bookmarkStart w:id="229" w:name="_Toc208349758"/>
      <w:bookmarkStart w:id="230" w:name="_Toc208484753"/>
      <w:bookmarkStart w:id="231" w:name="_Toc210733289"/>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4A99C0D1" w14:textId="77777777" w:rsidR="006A1D6E" w:rsidRPr="00A466CE" w:rsidRDefault="006A1D6E" w:rsidP="006A1D6E">
      <w:pPr>
        <w:pStyle w:val="Prrafodelista"/>
        <w:keepNext/>
        <w:keepLines/>
        <w:numPr>
          <w:ilvl w:val="1"/>
          <w:numId w:val="14"/>
        </w:numPr>
        <w:spacing w:before="160" w:after="80"/>
        <w:contextualSpacing w:val="0"/>
        <w:outlineLvl w:val="2"/>
        <w:rPr>
          <w:rFonts w:eastAsiaTheme="majorEastAsia" w:cs="Arial"/>
          <w:b/>
          <w:vanish/>
          <w:color w:val="0F4761" w:themeColor="accent1" w:themeShade="BF"/>
          <w:sz w:val="28"/>
          <w:szCs w:val="28"/>
        </w:rPr>
      </w:pPr>
      <w:bookmarkStart w:id="232" w:name="_Toc208240422"/>
      <w:bookmarkStart w:id="233" w:name="_Toc208244271"/>
      <w:bookmarkStart w:id="234" w:name="_Toc208244310"/>
      <w:bookmarkStart w:id="235" w:name="_Toc208244357"/>
      <w:bookmarkStart w:id="236" w:name="_Toc208244396"/>
      <w:bookmarkStart w:id="237" w:name="_Toc208245239"/>
      <w:bookmarkStart w:id="238" w:name="_Toc208255347"/>
      <w:bookmarkStart w:id="239" w:name="_Toc208256272"/>
      <w:bookmarkStart w:id="240" w:name="_Toc208256316"/>
      <w:bookmarkStart w:id="241" w:name="_Toc208256590"/>
      <w:bookmarkStart w:id="242" w:name="_Toc208261016"/>
      <w:bookmarkStart w:id="243" w:name="_Toc208261059"/>
      <w:bookmarkStart w:id="244" w:name="_Toc208261488"/>
      <w:bookmarkStart w:id="245" w:name="_Toc208261625"/>
      <w:bookmarkStart w:id="246" w:name="_Toc208262343"/>
      <w:bookmarkStart w:id="247" w:name="_Toc208262453"/>
      <w:bookmarkStart w:id="248" w:name="_Toc208262658"/>
      <w:bookmarkStart w:id="249" w:name="_Toc208268135"/>
      <w:bookmarkStart w:id="250" w:name="_Toc208272094"/>
      <w:bookmarkStart w:id="251" w:name="_Toc208272148"/>
      <w:bookmarkStart w:id="252" w:name="_Toc208272208"/>
      <w:bookmarkStart w:id="253" w:name="_Toc208272262"/>
      <w:bookmarkStart w:id="254" w:name="_Toc208309318"/>
      <w:bookmarkStart w:id="255" w:name="_Toc208311192"/>
      <w:bookmarkStart w:id="256" w:name="_Toc208349759"/>
      <w:bookmarkStart w:id="257" w:name="_Toc208484754"/>
      <w:bookmarkStart w:id="258" w:name="_Toc210733290"/>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7C5A667D" w14:textId="342594F9" w:rsidR="00F22246" w:rsidRPr="00A466CE" w:rsidRDefault="00A6560A" w:rsidP="00A6560A">
      <w:pPr>
        <w:pStyle w:val="Ttulo3"/>
        <w:rPr>
          <w:rFonts w:cs="Arial"/>
          <w:szCs w:val="24"/>
        </w:rPr>
      </w:pPr>
      <w:bookmarkStart w:id="259" w:name="_Toc210733291"/>
      <w:r>
        <w:rPr>
          <w:rFonts w:cs="Arial"/>
          <w:szCs w:val="24"/>
        </w:rPr>
        <w:t xml:space="preserve">2.2.1 </w:t>
      </w:r>
      <w:r w:rsidR="002B69BC" w:rsidRPr="00A466CE">
        <w:rPr>
          <w:rFonts w:cs="Arial"/>
          <w:szCs w:val="24"/>
        </w:rPr>
        <w:t>Objetivo general</w:t>
      </w:r>
      <w:bookmarkEnd w:id="259"/>
    </w:p>
    <w:p w14:paraId="2CA4C28F" w14:textId="04E49988" w:rsidR="0007534A" w:rsidRPr="00240E53" w:rsidRDefault="0007534A" w:rsidP="00240E53">
      <w:pPr>
        <w:rPr>
          <w:rFonts w:cs="Arial"/>
          <w:szCs w:val="20"/>
        </w:rPr>
      </w:pPr>
    </w:p>
    <w:p w14:paraId="60F3471A" w14:textId="77F9CFD8" w:rsidR="002B69BC" w:rsidRDefault="002B69BC" w:rsidP="00D059D4">
      <w:pPr>
        <w:ind w:firstLine="425"/>
        <w:rPr>
          <w:rFonts w:cs="Arial"/>
          <w:szCs w:val="20"/>
        </w:rPr>
      </w:pPr>
      <w:r w:rsidRPr="00240E53">
        <w:rPr>
          <w:rFonts w:cs="Arial"/>
          <w:szCs w:val="20"/>
        </w:rPr>
        <w:t>Desarrollar</w:t>
      </w:r>
      <w:ins w:id="260" w:author="Carlos Ivan Perez" w:date="2025-10-15T18:33:00Z" w16du:dateUtc="2025-10-16T00:33:00Z">
        <w:r w:rsidR="001170FF">
          <w:rPr>
            <w:rFonts w:cs="Arial"/>
            <w:szCs w:val="20"/>
          </w:rPr>
          <w:t xml:space="preserve"> y dise</w:t>
        </w:r>
      </w:ins>
      <w:ins w:id="261" w:author="Carlos Ivan Perez" w:date="2025-10-15T18:34:00Z" w16du:dateUtc="2025-10-16T00:34:00Z">
        <w:r w:rsidR="001170FF">
          <w:rPr>
            <w:rFonts w:cs="Arial"/>
            <w:szCs w:val="20"/>
          </w:rPr>
          <w:t>ñar</w:t>
        </w:r>
      </w:ins>
      <w:r w:rsidRPr="00240E53">
        <w:rPr>
          <w:rFonts w:cs="Arial"/>
          <w:szCs w:val="20"/>
        </w:rPr>
        <w:t xml:space="preserve"> un</w:t>
      </w:r>
      <w:ins w:id="262" w:author="Carlos Ivan Perez" w:date="2025-10-15T18:33:00Z" w16du:dateUtc="2025-10-16T00:33:00Z">
        <w:r w:rsidR="001170FF">
          <w:rPr>
            <w:rFonts w:cs="Arial"/>
            <w:szCs w:val="20"/>
          </w:rPr>
          <w:t xml:space="preserve"> software </w:t>
        </w:r>
      </w:ins>
      <w:ins w:id="263" w:author="Carlos Ivan Perez" w:date="2025-10-15T18:34:00Z" w16du:dateUtc="2025-10-16T00:34:00Z">
        <w:r w:rsidR="001170FF">
          <w:rPr>
            <w:rFonts w:cs="Arial"/>
            <w:szCs w:val="20"/>
          </w:rPr>
          <w:t>y hardware que permita</w:t>
        </w:r>
      </w:ins>
      <w:del w:id="264" w:author="Carlos Ivan Perez" w:date="2025-10-15T18:34:00Z" w16du:dateUtc="2025-10-16T00:34:00Z">
        <w:r w:rsidRPr="00240E53" w:rsidDel="001170FF">
          <w:rPr>
            <w:rFonts w:cs="Arial"/>
            <w:szCs w:val="20"/>
          </w:rPr>
          <w:delText xml:space="preserve"> sistema que pueda</w:delText>
        </w:r>
      </w:del>
      <w:r w:rsidRPr="00240E53">
        <w:rPr>
          <w:rFonts w:cs="Arial"/>
          <w:szCs w:val="20"/>
        </w:rPr>
        <w:t xml:space="preserve"> identificar y clasificar distintos tipos de residuos mediante inteligencia artificial, para optimizar la gestión de basura, reducir errores de separación y contribuir a la sostenibilidad ambiental en INFOTEC</w:t>
      </w:r>
      <w:r w:rsidR="00B52AA6">
        <w:rPr>
          <w:rFonts w:cs="Arial"/>
          <w:szCs w:val="20"/>
        </w:rPr>
        <w:t xml:space="preserve"> </w:t>
      </w:r>
      <w:r w:rsidR="00B52AA6" w:rsidRPr="0007534A">
        <w:rPr>
          <w:rFonts w:cs="Arial"/>
          <w:szCs w:val="20"/>
        </w:rPr>
        <w:t>Centro de investigación e innovación en tecnologías de la información y comunicación</w:t>
      </w:r>
      <w:r w:rsidRPr="00240E53">
        <w:rPr>
          <w:rFonts w:cs="Arial"/>
          <w:szCs w:val="20"/>
        </w:rPr>
        <w:t>. </w:t>
      </w:r>
    </w:p>
    <w:p w14:paraId="488FFAF6" w14:textId="77777777" w:rsidR="00240E53" w:rsidRPr="00240E53" w:rsidRDefault="00240E53" w:rsidP="006A1D6E">
      <w:pPr>
        <w:rPr>
          <w:rFonts w:cs="Arial"/>
          <w:szCs w:val="20"/>
        </w:rPr>
      </w:pPr>
    </w:p>
    <w:p w14:paraId="02F0ACE8" w14:textId="77777777" w:rsidR="006A1D6E" w:rsidRPr="00240E53" w:rsidRDefault="006A1D6E" w:rsidP="006A1D6E">
      <w:pPr>
        <w:pStyle w:val="Prrafodelista"/>
        <w:keepNext/>
        <w:keepLines/>
        <w:numPr>
          <w:ilvl w:val="2"/>
          <w:numId w:val="2"/>
        </w:numPr>
        <w:spacing w:before="160" w:after="80"/>
        <w:contextualSpacing w:val="0"/>
        <w:outlineLvl w:val="1"/>
        <w:rPr>
          <w:rFonts w:eastAsiaTheme="majorEastAsia" w:cs="Arial"/>
          <w:vanish/>
          <w:color w:val="0F4761" w:themeColor="accent1" w:themeShade="BF"/>
          <w:sz w:val="32"/>
          <w:szCs w:val="32"/>
        </w:rPr>
      </w:pPr>
      <w:bookmarkStart w:id="265" w:name="_Toc208240424"/>
      <w:bookmarkStart w:id="266" w:name="_Toc208244273"/>
      <w:bookmarkStart w:id="267" w:name="_Toc208244312"/>
      <w:bookmarkStart w:id="268" w:name="_Toc208244359"/>
      <w:bookmarkStart w:id="269" w:name="_Toc208244398"/>
      <w:bookmarkStart w:id="270" w:name="_Toc208245241"/>
      <w:bookmarkStart w:id="271" w:name="_Toc208255349"/>
      <w:bookmarkStart w:id="272" w:name="_Toc208256274"/>
      <w:bookmarkStart w:id="273" w:name="_Toc208256318"/>
      <w:bookmarkStart w:id="274" w:name="_Toc208256592"/>
      <w:bookmarkStart w:id="275" w:name="_Toc208261018"/>
      <w:bookmarkStart w:id="276" w:name="_Toc208261061"/>
      <w:bookmarkStart w:id="277" w:name="_Toc208261490"/>
      <w:bookmarkStart w:id="278" w:name="_Toc208261627"/>
      <w:bookmarkStart w:id="279" w:name="_Toc208262345"/>
      <w:bookmarkStart w:id="280" w:name="_Toc208262455"/>
      <w:bookmarkStart w:id="281" w:name="_Toc208262660"/>
      <w:bookmarkStart w:id="282" w:name="_Toc208268137"/>
      <w:bookmarkStart w:id="283" w:name="_Toc208272096"/>
      <w:bookmarkStart w:id="284" w:name="_Toc208272150"/>
      <w:bookmarkStart w:id="285" w:name="_Toc208272210"/>
      <w:bookmarkStart w:id="286" w:name="_Toc208272264"/>
      <w:bookmarkStart w:id="287" w:name="_Toc208309320"/>
      <w:bookmarkStart w:id="288" w:name="_Toc208311194"/>
      <w:bookmarkStart w:id="289" w:name="_Toc208349761"/>
      <w:bookmarkStart w:id="290" w:name="_Toc208484756"/>
      <w:bookmarkStart w:id="291" w:name="_Toc210733292"/>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p>
    <w:p w14:paraId="150D393A" w14:textId="77777777" w:rsidR="006A1D6E" w:rsidRPr="00240E53" w:rsidRDefault="006A1D6E" w:rsidP="006A1D6E">
      <w:pPr>
        <w:pStyle w:val="Prrafodelista"/>
        <w:keepNext/>
        <w:keepLines/>
        <w:numPr>
          <w:ilvl w:val="0"/>
          <w:numId w:val="15"/>
        </w:numPr>
        <w:spacing w:before="160" w:after="80"/>
        <w:contextualSpacing w:val="0"/>
        <w:outlineLvl w:val="2"/>
        <w:rPr>
          <w:rFonts w:eastAsiaTheme="majorEastAsia" w:cs="Arial"/>
          <w:vanish/>
          <w:color w:val="0F4761" w:themeColor="accent1" w:themeShade="BF"/>
          <w:sz w:val="28"/>
          <w:szCs w:val="28"/>
        </w:rPr>
      </w:pPr>
      <w:bookmarkStart w:id="292" w:name="_Toc208240425"/>
      <w:bookmarkStart w:id="293" w:name="_Toc208244274"/>
      <w:bookmarkStart w:id="294" w:name="_Toc208244313"/>
      <w:bookmarkStart w:id="295" w:name="_Toc208244360"/>
      <w:bookmarkStart w:id="296" w:name="_Toc208244399"/>
      <w:bookmarkStart w:id="297" w:name="_Toc208245242"/>
      <w:bookmarkStart w:id="298" w:name="_Toc208255350"/>
      <w:bookmarkStart w:id="299" w:name="_Toc208256275"/>
      <w:bookmarkStart w:id="300" w:name="_Toc208256319"/>
      <w:bookmarkStart w:id="301" w:name="_Toc208256593"/>
      <w:bookmarkStart w:id="302" w:name="_Toc208261019"/>
      <w:bookmarkStart w:id="303" w:name="_Toc208261062"/>
      <w:bookmarkStart w:id="304" w:name="_Toc208261491"/>
      <w:bookmarkStart w:id="305" w:name="_Toc208261628"/>
      <w:bookmarkStart w:id="306" w:name="_Toc208262346"/>
      <w:bookmarkStart w:id="307" w:name="_Toc208262456"/>
      <w:bookmarkStart w:id="308" w:name="_Toc208262661"/>
      <w:bookmarkStart w:id="309" w:name="_Toc208268138"/>
      <w:bookmarkStart w:id="310" w:name="_Toc208272097"/>
      <w:bookmarkStart w:id="311" w:name="_Toc208272151"/>
      <w:bookmarkStart w:id="312" w:name="_Toc208272211"/>
      <w:bookmarkStart w:id="313" w:name="_Toc208272265"/>
      <w:bookmarkStart w:id="314" w:name="_Toc208309321"/>
      <w:bookmarkStart w:id="315" w:name="_Toc208311195"/>
      <w:bookmarkStart w:id="316" w:name="_Toc208349762"/>
      <w:bookmarkStart w:id="317" w:name="_Toc208484757"/>
      <w:bookmarkStart w:id="318" w:name="_Toc210733293"/>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p w14:paraId="72A5A577" w14:textId="77777777" w:rsidR="006A1D6E" w:rsidRPr="00240E53" w:rsidRDefault="006A1D6E" w:rsidP="006A1D6E">
      <w:pPr>
        <w:pStyle w:val="Prrafodelista"/>
        <w:keepNext/>
        <w:keepLines/>
        <w:numPr>
          <w:ilvl w:val="0"/>
          <w:numId w:val="15"/>
        </w:numPr>
        <w:spacing w:before="160" w:after="80"/>
        <w:contextualSpacing w:val="0"/>
        <w:outlineLvl w:val="2"/>
        <w:rPr>
          <w:rFonts w:eastAsiaTheme="majorEastAsia" w:cs="Arial"/>
          <w:vanish/>
          <w:color w:val="0F4761" w:themeColor="accent1" w:themeShade="BF"/>
          <w:sz w:val="28"/>
          <w:szCs w:val="28"/>
        </w:rPr>
      </w:pPr>
      <w:bookmarkStart w:id="319" w:name="_Toc208240426"/>
      <w:bookmarkStart w:id="320" w:name="_Toc208244275"/>
      <w:bookmarkStart w:id="321" w:name="_Toc208244314"/>
      <w:bookmarkStart w:id="322" w:name="_Toc208244361"/>
      <w:bookmarkStart w:id="323" w:name="_Toc208244400"/>
      <w:bookmarkStart w:id="324" w:name="_Toc208245243"/>
      <w:bookmarkStart w:id="325" w:name="_Toc208255351"/>
      <w:bookmarkStart w:id="326" w:name="_Toc208256276"/>
      <w:bookmarkStart w:id="327" w:name="_Toc208256320"/>
      <w:bookmarkStart w:id="328" w:name="_Toc208256594"/>
      <w:bookmarkStart w:id="329" w:name="_Toc208261020"/>
      <w:bookmarkStart w:id="330" w:name="_Toc208261063"/>
      <w:bookmarkStart w:id="331" w:name="_Toc208261492"/>
      <w:bookmarkStart w:id="332" w:name="_Toc208261629"/>
      <w:bookmarkStart w:id="333" w:name="_Toc208262347"/>
      <w:bookmarkStart w:id="334" w:name="_Toc208262457"/>
      <w:bookmarkStart w:id="335" w:name="_Toc208262662"/>
      <w:bookmarkStart w:id="336" w:name="_Toc208268139"/>
      <w:bookmarkStart w:id="337" w:name="_Toc208272098"/>
      <w:bookmarkStart w:id="338" w:name="_Toc208272152"/>
      <w:bookmarkStart w:id="339" w:name="_Toc208272212"/>
      <w:bookmarkStart w:id="340" w:name="_Toc208272266"/>
      <w:bookmarkStart w:id="341" w:name="_Toc208309322"/>
      <w:bookmarkStart w:id="342" w:name="_Toc208311196"/>
      <w:bookmarkStart w:id="343" w:name="_Toc208349763"/>
      <w:bookmarkStart w:id="344" w:name="_Toc208484758"/>
      <w:bookmarkStart w:id="345" w:name="_Toc210733294"/>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14:paraId="70F4177B" w14:textId="77777777" w:rsidR="006A1D6E" w:rsidRPr="00240E53" w:rsidRDefault="006A1D6E" w:rsidP="006A1D6E">
      <w:pPr>
        <w:pStyle w:val="Prrafodelista"/>
        <w:keepNext/>
        <w:keepLines/>
        <w:numPr>
          <w:ilvl w:val="1"/>
          <w:numId w:val="15"/>
        </w:numPr>
        <w:spacing w:before="160" w:after="80"/>
        <w:contextualSpacing w:val="0"/>
        <w:outlineLvl w:val="2"/>
        <w:rPr>
          <w:rFonts w:eastAsiaTheme="majorEastAsia" w:cs="Arial"/>
          <w:vanish/>
          <w:color w:val="0F4761" w:themeColor="accent1" w:themeShade="BF"/>
          <w:sz w:val="28"/>
          <w:szCs w:val="28"/>
        </w:rPr>
      </w:pPr>
      <w:bookmarkStart w:id="346" w:name="_Toc208240427"/>
      <w:bookmarkStart w:id="347" w:name="_Toc208244276"/>
      <w:bookmarkStart w:id="348" w:name="_Toc208244315"/>
      <w:bookmarkStart w:id="349" w:name="_Toc208244362"/>
      <w:bookmarkStart w:id="350" w:name="_Toc208244401"/>
      <w:bookmarkStart w:id="351" w:name="_Toc208245244"/>
      <w:bookmarkStart w:id="352" w:name="_Toc208255352"/>
      <w:bookmarkStart w:id="353" w:name="_Toc208256277"/>
      <w:bookmarkStart w:id="354" w:name="_Toc208256321"/>
      <w:bookmarkStart w:id="355" w:name="_Toc208256595"/>
      <w:bookmarkStart w:id="356" w:name="_Toc208261021"/>
      <w:bookmarkStart w:id="357" w:name="_Toc208261064"/>
      <w:bookmarkStart w:id="358" w:name="_Toc208261493"/>
      <w:bookmarkStart w:id="359" w:name="_Toc208261630"/>
      <w:bookmarkStart w:id="360" w:name="_Toc208262348"/>
      <w:bookmarkStart w:id="361" w:name="_Toc208262458"/>
      <w:bookmarkStart w:id="362" w:name="_Toc208262663"/>
      <w:bookmarkStart w:id="363" w:name="_Toc208268140"/>
      <w:bookmarkStart w:id="364" w:name="_Toc208272099"/>
      <w:bookmarkStart w:id="365" w:name="_Toc208272153"/>
      <w:bookmarkStart w:id="366" w:name="_Toc208272213"/>
      <w:bookmarkStart w:id="367" w:name="_Toc208272267"/>
      <w:bookmarkStart w:id="368" w:name="_Toc208309323"/>
      <w:bookmarkStart w:id="369" w:name="_Toc208311197"/>
      <w:bookmarkStart w:id="370" w:name="_Toc208349764"/>
      <w:bookmarkStart w:id="371" w:name="_Toc208484759"/>
      <w:bookmarkStart w:id="372" w:name="_Toc21073329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p>
    <w:p w14:paraId="2DFEF63F" w14:textId="77777777" w:rsidR="006A1D6E" w:rsidRPr="00240E53" w:rsidRDefault="006A1D6E" w:rsidP="006A1D6E">
      <w:pPr>
        <w:pStyle w:val="Prrafodelista"/>
        <w:keepNext/>
        <w:keepLines/>
        <w:numPr>
          <w:ilvl w:val="2"/>
          <w:numId w:val="15"/>
        </w:numPr>
        <w:spacing w:before="160" w:after="80"/>
        <w:contextualSpacing w:val="0"/>
        <w:outlineLvl w:val="2"/>
        <w:rPr>
          <w:rFonts w:eastAsiaTheme="majorEastAsia" w:cs="Arial"/>
          <w:vanish/>
          <w:color w:val="0F4761" w:themeColor="accent1" w:themeShade="BF"/>
          <w:sz w:val="28"/>
          <w:szCs w:val="28"/>
        </w:rPr>
      </w:pPr>
      <w:bookmarkStart w:id="373" w:name="_Toc208240428"/>
      <w:bookmarkStart w:id="374" w:name="_Toc208244277"/>
      <w:bookmarkStart w:id="375" w:name="_Toc208244316"/>
      <w:bookmarkStart w:id="376" w:name="_Toc208244363"/>
      <w:bookmarkStart w:id="377" w:name="_Toc208244402"/>
      <w:bookmarkStart w:id="378" w:name="_Toc208245245"/>
      <w:bookmarkStart w:id="379" w:name="_Toc208255353"/>
      <w:bookmarkStart w:id="380" w:name="_Toc208256278"/>
      <w:bookmarkStart w:id="381" w:name="_Toc208256322"/>
      <w:bookmarkStart w:id="382" w:name="_Toc208256596"/>
      <w:bookmarkStart w:id="383" w:name="_Toc208261022"/>
      <w:bookmarkStart w:id="384" w:name="_Toc208261065"/>
      <w:bookmarkStart w:id="385" w:name="_Toc208261494"/>
      <w:bookmarkStart w:id="386" w:name="_Toc208261631"/>
      <w:bookmarkStart w:id="387" w:name="_Toc208262349"/>
      <w:bookmarkStart w:id="388" w:name="_Toc208262459"/>
      <w:bookmarkStart w:id="389" w:name="_Toc208262664"/>
      <w:bookmarkStart w:id="390" w:name="_Toc208268141"/>
      <w:bookmarkStart w:id="391" w:name="_Toc208272100"/>
      <w:bookmarkStart w:id="392" w:name="_Toc208272154"/>
      <w:bookmarkStart w:id="393" w:name="_Toc208272214"/>
      <w:bookmarkStart w:id="394" w:name="_Toc208272268"/>
      <w:bookmarkStart w:id="395" w:name="_Toc208309324"/>
      <w:bookmarkStart w:id="396" w:name="_Toc208311198"/>
      <w:bookmarkStart w:id="397" w:name="_Toc208349765"/>
      <w:bookmarkStart w:id="398" w:name="_Toc208484760"/>
      <w:bookmarkStart w:id="399" w:name="_Toc210733296"/>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p w14:paraId="06C93911" w14:textId="1127764D" w:rsidR="00F22246" w:rsidRPr="00A466CE" w:rsidRDefault="00A6560A" w:rsidP="00A6560A">
      <w:pPr>
        <w:pStyle w:val="Ttulo3"/>
        <w:rPr>
          <w:rFonts w:cs="Arial"/>
          <w:szCs w:val="24"/>
        </w:rPr>
      </w:pPr>
      <w:bookmarkStart w:id="400" w:name="_Toc210733297"/>
      <w:r>
        <w:rPr>
          <w:rFonts w:cs="Arial"/>
          <w:szCs w:val="24"/>
        </w:rPr>
        <w:t xml:space="preserve">2.2.2 </w:t>
      </w:r>
      <w:r w:rsidR="00F22246" w:rsidRPr="00A466CE">
        <w:rPr>
          <w:rFonts w:cs="Arial"/>
          <w:szCs w:val="24"/>
        </w:rPr>
        <w:t>Objetivo</w:t>
      </w:r>
      <w:ins w:id="401" w:author="Carlos Ivan Perez" w:date="2025-10-15T18:35:00Z" w16du:dateUtc="2025-10-16T00:35:00Z">
        <w:r w:rsidR="001170FF">
          <w:rPr>
            <w:rFonts w:cs="Arial"/>
            <w:szCs w:val="24"/>
          </w:rPr>
          <w:t>s</w:t>
        </w:r>
      </w:ins>
      <w:r w:rsidR="00F22246" w:rsidRPr="00A466CE">
        <w:rPr>
          <w:rFonts w:cs="Arial"/>
          <w:szCs w:val="24"/>
        </w:rPr>
        <w:t xml:space="preserve"> </w:t>
      </w:r>
      <w:r w:rsidR="002B69BC" w:rsidRPr="00A466CE">
        <w:rPr>
          <w:rFonts w:cs="Arial"/>
          <w:szCs w:val="24"/>
        </w:rPr>
        <w:t>espec</w:t>
      </w:r>
      <w:ins w:id="402" w:author="Carlos Ivan Perez" w:date="2025-10-15T18:35:00Z" w16du:dateUtc="2025-10-16T00:35:00Z">
        <w:r w:rsidR="001170FF">
          <w:rPr>
            <w:rFonts w:cs="Arial"/>
            <w:szCs w:val="24"/>
          </w:rPr>
          <w:t xml:space="preserve">íficos </w:t>
        </w:r>
      </w:ins>
      <w:del w:id="403" w:author="Carlos Ivan Perez" w:date="2025-10-15T18:35:00Z" w16du:dateUtc="2025-10-16T00:35:00Z">
        <w:r w:rsidR="002B69BC" w:rsidRPr="00A466CE" w:rsidDel="001170FF">
          <w:rPr>
            <w:rFonts w:cs="Arial"/>
            <w:szCs w:val="24"/>
          </w:rPr>
          <w:delText>ifico</w:delText>
        </w:r>
      </w:del>
      <w:bookmarkEnd w:id="400"/>
    </w:p>
    <w:p w14:paraId="63D785F4" w14:textId="77777777" w:rsidR="00240E53" w:rsidRPr="00240E53" w:rsidRDefault="00240E53" w:rsidP="00240E53">
      <w:pPr>
        <w:rPr>
          <w:rFonts w:cs="Arial"/>
          <w:szCs w:val="20"/>
        </w:rPr>
      </w:pPr>
    </w:p>
    <w:p w14:paraId="3DB1D54E" w14:textId="77777777" w:rsidR="002B69BC" w:rsidRPr="0007534A" w:rsidRDefault="002B69BC" w:rsidP="006A1D6E">
      <w:pPr>
        <w:rPr>
          <w:rFonts w:cs="Arial"/>
          <w:szCs w:val="20"/>
        </w:rPr>
      </w:pPr>
      <w:r w:rsidRPr="0007534A">
        <w:rPr>
          <w:rFonts w:cs="Arial"/>
          <w:b/>
          <w:bCs/>
          <w:szCs w:val="20"/>
        </w:rPr>
        <w:t>Análisis</w:t>
      </w:r>
      <w:r w:rsidRPr="0007534A">
        <w:rPr>
          <w:rFonts w:cs="Arial"/>
          <w:szCs w:val="20"/>
        </w:rPr>
        <w:t> </w:t>
      </w:r>
    </w:p>
    <w:p w14:paraId="6A50EA6C" w14:textId="77777777" w:rsidR="002B69BC" w:rsidRPr="0007534A" w:rsidRDefault="002B69BC" w:rsidP="006A1D6E">
      <w:pPr>
        <w:numPr>
          <w:ilvl w:val="0"/>
          <w:numId w:val="3"/>
        </w:numPr>
        <w:rPr>
          <w:rFonts w:cs="Arial"/>
          <w:szCs w:val="20"/>
        </w:rPr>
      </w:pPr>
      <w:r w:rsidRPr="0007534A">
        <w:rPr>
          <w:rFonts w:cs="Arial"/>
          <w:szCs w:val="20"/>
        </w:rPr>
        <w:t>Investigar las herramientas y tecnologías disponibles para desarrollar un sistema eficiente de clasificación de basura, asegurando una base técnica sólida que permita un diseño confiable. </w:t>
      </w:r>
    </w:p>
    <w:p w14:paraId="15D0494D" w14:textId="4BCC59DE" w:rsidR="002B69BC" w:rsidRDefault="002B69BC" w:rsidP="006A1D6E">
      <w:pPr>
        <w:numPr>
          <w:ilvl w:val="0"/>
          <w:numId w:val="4"/>
        </w:numPr>
        <w:rPr>
          <w:rFonts w:cs="Arial"/>
          <w:szCs w:val="20"/>
        </w:rPr>
      </w:pPr>
      <w:r w:rsidRPr="0007534A">
        <w:rPr>
          <w:rFonts w:cs="Arial"/>
          <w:szCs w:val="20"/>
        </w:rPr>
        <w:t>Evaluar diferentes opciones de materiales y métodos para seleccionar la alternativa más efectiva en términos de calidad, costo y funcionamiento, optimizando los recursos del proyecto. </w:t>
      </w:r>
    </w:p>
    <w:p w14:paraId="3C065718" w14:textId="77777777" w:rsidR="00240E53" w:rsidRPr="0007534A" w:rsidRDefault="00240E53" w:rsidP="00240E53">
      <w:pPr>
        <w:rPr>
          <w:rFonts w:cs="Arial"/>
          <w:szCs w:val="20"/>
        </w:rPr>
      </w:pPr>
    </w:p>
    <w:p w14:paraId="7298D973" w14:textId="77777777" w:rsidR="002B69BC" w:rsidRPr="0007534A" w:rsidRDefault="002B69BC" w:rsidP="006A1D6E">
      <w:pPr>
        <w:rPr>
          <w:rFonts w:cs="Arial"/>
          <w:szCs w:val="20"/>
        </w:rPr>
      </w:pPr>
      <w:r w:rsidRPr="0007534A">
        <w:rPr>
          <w:rFonts w:cs="Arial"/>
          <w:b/>
          <w:bCs/>
          <w:szCs w:val="20"/>
        </w:rPr>
        <w:t>Planificación</w:t>
      </w:r>
      <w:r w:rsidRPr="0007534A">
        <w:rPr>
          <w:rFonts w:cs="Arial"/>
          <w:szCs w:val="20"/>
        </w:rPr>
        <w:t> </w:t>
      </w:r>
    </w:p>
    <w:p w14:paraId="6CDAFFBE" w14:textId="1CF24DDE" w:rsidR="002B69BC" w:rsidRPr="0007534A" w:rsidDel="001170FF" w:rsidRDefault="002B69BC" w:rsidP="006A1D6E">
      <w:pPr>
        <w:numPr>
          <w:ilvl w:val="0"/>
          <w:numId w:val="5"/>
        </w:numPr>
        <w:rPr>
          <w:del w:id="404" w:author="Carlos Ivan Perez" w:date="2025-10-15T18:36:00Z" w16du:dateUtc="2025-10-16T00:36:00Z"/>
          <w:rFonts w:cs="Arial"/>
          <w:szCs w:val="20"/>
        </w:rPr>
      </w:pPr>
      <w:del w:id="405" w:author="Carlos Ivan Perez" w:date="2025-10-15T18:36:00Z" w16du:dateUtc="2025-10-16T00:36:00Z">
        <w:r w:rsidRPr="0007534A" w:rsidDel="001170FF">
          <w:rPr>
            <w:rFonts w:cs="Arial"/>
            <w:szCs w:val="20"/>
          </w:rPr>
          <w:delText>Evaluar diferentes opciones de materiales y métodos para seleccionar la alternativa más efectiva en términos de calidad, costo y funcionamiento, optimizando los recursos del proyecto. </w:delText>
        </w:r>
      </w:del>
      <w:ins w:id="406" w:author="Carlos Ivan Perez" w:date="2025-10-15T18:36:00Z" w16du:dateUtc="2025-10-16T00:36:00Z">
        <w:r w:rsidR="001170FF">
          <w:rPr>
            <w:rFonts w:cs="Arial"/>
            <w:szCs w:val="20"/>
          </w:rPr>
          <w:t>//Agregar un nuevo objetivo.</w:t>
        </w:r>
      </w:ins>
      <w:ins w:id="407" w:author="Carlos Ivan Perez" w:date="2025-10-15T18:37:00Z" w16du:dateUtc="2025-10-16T00:37:00Z">
        <w:r w:rsidR="001170FF">
          <w:rPr>
            <w:rFonts w:cs="Arial"/>
            <w:szCs w:val="20"/>
          </w:rPr>
          <w:t xml:space="preserve"> Agregar la metodología y el cronograma de </w:t>
        </w:r>
        <w:proofErr w:type="spellStart"/>
        <w:r w:rsidR="001170FF">
          <w:rPr>
            <w:rFonts w:cs="Arial"/>
            <w:szCs w:val="20"/>
          </w:rPr>
          <w:t>actividades.</w:t>
        </w:r>
      </w:ins>
    </w:p>
    <w:p w14:paraId="28921CAD" w14:textId="77777777" w:rsidR="002B69BC" w:rsidRDefault="002B69BC" w:rsidP="006A1D6E">
      <w:pPr>
        <w:numPr>
          <w:ilvl w:val="0"/>
          <w:numId w:val="6"/>
        </w:numPr>
        <w:rPr>
          <w:rFonts w:cs="Arial"/>
          <w:szCs w:val="20"/>
        </w:rPr>
      </w:pPr>
      <w:r w:rsidRPr="0007534A">
        <w:rPr>
          <w:rFonts w:cs="Arial"/>
          <w:szCs w:val="20"/>
        </w:rPr>
        <w:t>Establecer</w:t>
      </w:r>
      <w:proofErr w:type="spellEnd"/>
      <w:r w:rsidRPr="0007534A">
        <w:rPr>
          <w:rFonts w:cs="Arial"/>
          <w:szCs w:val="20"/>
        </w:rPr>
        <w:t xml:space="preserve"> prioridades en la construcción del prototipo, la implementación del software y la integración del hardware para asegurar una ejecución eficiente. </w:t>
      </w:r>
    </w:p>
    <w:p w14:paraId="2D1FE368" w14:textId="77777777" w:rsidR="00240E53" w:rsidRPr="0007534A" w:rsidRDefault="00240E53" w:rsidP="00240E53">
      <w:pPr>
        <w:rPr>
          <w:rFonts w:cs="Arial"/>
          <w:szCs w:val="20"/>
        </w:rPr>
      </w:pPr>
    </w:p>
    <w:p w14:paraId="0862EE0B" w14:textId="77777777" w:rsidR="002B69BC" w:rsidRPr="0007534A" w:rsidRDefault="002B69BC" w:rsidP="006A1D6E">
      <w:pPr>
        <w:rPr>
          <w:rFonts w:cs="Arial"/>
          <w:szCs w:val="20"/>
        </w:rPr>
      </w:pPr>
      <w:r w:rsidRPr="0007534A">
        <w:rPr>
          <w:rFonts w:cs="Arial"/>
          <w:b/>
          <w:bCs/>
          <w:szCs w:val="20"/>
        </w:rPr>
        <w:t>Diseño</w:t>
      </w:r>
      <w:r w:rsidRPr="0007534A">
        <w:rPr>
          <w:rFonts w:cs="Arial"/>
          <w:szCs w:val="20"/>
        </w:rPr>
        <w:t> </w:t>
      </w:r>
    </w:p>
    <w:p w14:paraId="5652E3A0" w14:textId="77777777" w:rsidR="002B69BC" w:rsidRPr="0007534A" w:rsidRDefault="002B69BC" w:rsidP="006A1D6E">
      <w:pPr>
        <w:numPr>
          <w:ilvl w:val="0"/>
          <w:numId w:val="7"/>
        </w:numPr>
        <w:rPr>
          <w:rFonts w:cs="Arial"/>
          <w:szCs w:val="20"/>
        </w:rPr>
      </w:pPr>
      <w:r w:rsidRPr="0007534A">
        <w:rPr>
          <w:rFonts w:cs="Arial"/>
          <w:szCs w:val="20"/>
        </w:rPr>
        <w:lastRenderedPageBreak/>
        <w:t>Diseñar el modelo 3D del sistema para definir su estructura y funcionamiento, optimizando la disposición del hardware y la lógica de operación para un rendimiento eficiente. </w:t>
      </w:r>
    </w:p>
    <w:p w14:paraId="1C8F47AB" w14:textId="4C9068D5" w:rsidR="0007534A" w:rsidRDefault="002B69BC" w:rsidP="00240E53">
      <w:pPr>
        <w:numPr>
          <w:ilvl w:val="0"/>
          <w:numId w:val="8"/>
        </w:numPr>
        <w:rPr>
          <w:rFonts w:cs="Arial"/>
          <w:szCs w:val="20"/>
        </w:rPr>
      </w:pPr>
      <w:r w:rsidRPr="0007534A">
        <w:rPr>
          <w:rFonts w:cs="Arial"/>
          <w:szCs w:val="20"/>
        </w:rPr>
        <w:t>Definir la arquitectura del software y su integración con el hardware, asegurando la compatibilidad entre componentes para un funcionamiento estable y escalable. </w:t>
      </w:r>
    </w:p>
    <w:p w14:paraId="47CE0F8E" w14:textId="77777777" w:rsidR="00240E53" w:rsidRPr="00240E53" w:rsidRDefault="00240E53" w:rsidP="008B2C8B">
      <w:pPr>
        <w:ind w:left="360"/>
        <w:rPr>
          <w:rFonts w:cs="Arial"/>
          <w:szCs w:val="20"/>
        </w:rPr>
      </w:pPr>
    </w:p>
    <w:p w14:paraId="484A0C77" w14:textId="77777777" w:rsidR="002B69BC" w:rsidRPr="006B2C62" w:rsidRDefault="002B69BC" w:rsidP="006A1D6E">
      <w:pPr>
        <w:rPr>
          <w:rFonts w:cs="Arial"/>
        </w:rPr>
      </w:pPr>
      <w:r w:rsidRPr="0007534A">
        <w:rPr>
          <w:rFonts w:cs="Arial"/>
          <w:b/>
          <w:bCs/>
          <w:szCs w:val="20"/>
        </w:rPr>
        <w:t>Desarrollo</w:t>
      </w:r>
      <w:r w:rsidRPr="006B2C62">
        <w:rPr>
          <w:rFonts w:cs="Arial"/>
        </w:rPr>
        <w:t> </w:t>
      </w:r>
    </w:p>
    <w:p w14:paraId="5BCD1782" w14:textId="77777777" w:rsidR="002B69BC" w:rsidRPr="0007534A" w:rsidRDefault="002B69BC" w:rsidP="006A1D6E">
      <w:pPr>
        <w:numPr>
          <w:ilvl w:val="0"/>
          <w:numId w:val="9"/>
        </w:numPr>
        <w:rPr>
          <w:rFonts w:cs="Arial"/>
          <w:szCs w:val="20"/>
        </w:rPr>
      </w:pPr>
      <w:r w:rsidRPr="0007534A">
        <w:rPr>
          <w:rFonts w:cs="Arial"/>
          <w:szCs w:val="20"/>
        </w:rPr>
        <w:t>Ensamblar los componentes electrónicos necesarios para el funcionamiento del sistema de clasificación de residuos, garantizando robustez y operatividad. </w:t>
      </w:r>
    </w:p>
    <w:p w14:paraId="660BADBE" w14:textId="77777777" w:rsidR="002B69BC" w:rsidRDefault="002B69BC" w:rsidP="006A1D6E">
      <w:pPr>
        <w:numPr>
          <w:ilvl w:val="0"/>
          <w:numId w:val="10"/>
        </w:numPr>
        <w:rPr>
          <w:rFonts w:cs="Arial"/>
          <w:szCs w:val="20"/>
        </w:rPr>
      </w:pPr>
      <w:r w:rsidRPr="0007534A">
        <w:rPr>
          <w:rFonts w:cs="Arial"/>
          <w:szCs w:val="20"/>
        </w:rPr>
        <w:t>Implementar el software de reconocimiento de imágenes con inteligencia artificial y programar el microcontrolador con el objetivo de lograr una clasificación automática y precisa. </w:t>
      </w:r>
    </w:p>
    <w:p w14:paraId="1A90295D" w14:textId="77777777" w:rsidR="00240E53" w:rsidRPr="0007534A" w:rsidRDefault="00240E53" w:rsidP="008B2C8B">
      <w:pPr>
        <w:rPr>
          <w:rFonts w:cs="Arial"/>
          <w:szCs w:val="20"/>
        </w:rPr>
      </w:pPr>
    </w:p>
    <w:p w14:paraId="691531DB" w14:textId="77777777" w:rsidR="002B69BC" w:rsidRPr="0007534A" w:rsidRDefault="002B69BC" w:rsidP="006A1D6E">
      <w:pPr>
        <w:rPr>
          <w:rFonts w:cs="Arial"/>
          <w:szCs w:val="20"/>
        </w:rPr>
      </w:pPr>
      <w:r w:rsidRPr="0007534A">
        <w:rPr>
          <w:rFonts w:cs="Arial"/>
          <w:b/>
          <w:bCs/>
          <w:szCs w:val="20"/>
        </w:rPr>
        <w:t>Pruebas</w:t>
      </w:r>
      <w:r w:rsidRPr="0007534A">
        <w:rPr>
          <w:rFonts w:cs="Arial"/>
          <w:szCs w:val="20"/>
        </w:rPr>
        <w:t> </w:t>
      </w:r>
    </w:p>
    <w:p w14:paraId="6D26849C" w14:textId="77777777" w:rsidR="002B69BC" w:rsidRPr="0007534A" w:rsidRDefault="002B69BC" w:rsidP="006A1D6E">
      <w:pPr>
        <w:numPr>
          <w:ilvl w:val="0"/>
          <w:numId w:val="11"/>
        </w:numPr>
        <w:rPr>
          <w:rFonts w:cs="Arial"/>
          <w:szCs w:val="20"/>
        </w:rPr>
      </w:pPr>
      <w:r w:rsidRPr="0007534A">
        <w:rPr>
          <w:rFonts w:cs="Arial"/>
          <w:szCs w:val="20"/>
        </w:rPr>
        <w:t>Realizar pruebas de funcionamiento del sistema para verificar la precisión del modelo de IA y la respuesta del hardware ante los tipos de residuos, validando la efectividad de la solución. </w:t>
      </w:r>
    </w:p>
    <w:p w14:paraId="79BA3DA5" w14:textId="77777777" w:rsidR="002B69BC" w:rsidRPr="0007534A" w:rsidRDefault="002B69BC" w:rsidP="006A1D6E">
      <w:pPr>
        <w:numPr>
          <w:ilvl w:val="0"/>
          <w:numId w:val="12"/>
        </w:numPr>
        <w:rPr>
          <w:rFonts w:cs="Arial"/>
          <w:szCs w:val="20"/>
        </w:rPr>
      </w:pPr>
      <w:r w:rsidRPr="0007534A">
        <w:rPr>
          <w:rFonts w:cs="Arial"/>
          <w:szCs w:val="20"/>
        </w:rPr>
        <w:t>Identificar los desafíos y barreras en la implementación del sistema para proponer soluciones que optimicen su desempeño y aseguren su viabilidad en escenarios reales. </w:t>
      </w:r>
    </w:p>
    <w:p w14:paraId="5FA1210C" w14:textId="77777777" w:rsidR="00F22246" w:rsidRPr="00240E53" w:rsidRDefault="00F22246" w:rsidP="00240E53">
      <w:pPr>
        <w:rPr>
          <w:rFonts w:cs="Arial"/>
          <w:szCs w:val="20"/>
        </w:rPr>
      </w:pPr>
    </w:p>
    <w:p w14:paraId="525B462C" w14:textId="77777777" w:rsidR="006B2C62" w:rsidRPr="006B2C62" w:rsidRDefault="006B2C62" w:rsidP="006B2C62">
      <w:pPr>
        <w:pStyle w:val="Prrafodelista"/>
        <w:keepNext/>
        <w:keepLines/>
        <w:numPr>
          <w:ilvl w:val="0"/>
          <w:numId w:val="13"/>
        </w:numPr>
        <w:spacing w:before="160" w:after="80"/>
        <w:contextualSpacing w:val="0"/>
        <w:outlineLvl w:val="1"/>
        <w:rPr>
          <w:rFonts w:eastAsiaTheme="majorEastAsia" w:cs="Arial"/>
          <w:vanish/>
          <w:color w:val="000000" w:themeColor="text1"/>
          <w:sz w:val="32"/>
          <w:szCs w:val="32"/>
        </w:rPr>
      </w:pPr>
      <w:bookmarkStart w:id="408" w:name="_Toc208240313"/>
      <w:bookmarkStart w:id="409" w:name="_Toc208240430"/>
      <w:bookmarkStart w:id="410" w:name="_Toc208244279"/>
      <w:bookmarkStart w:id="411" w:name="_Toc208244318"/>
      <w:bookmarkStart w:id="412" w:name="_Toc208244365"/>
      <w:bookmarkStart w:id="413" w:name="_Toc208244404"/>
      <w:bookmarkStart w:id="414" w:name="_Toc208245247"/>
      <w:bookmarkStart w:id="415" w:name="_Toc208255355"/>
      <w:bookmarkStart w:id="416" w:name="_Toc208256280"/>
      <w:bookmarkStart w:id="417" w:name="_Toc208256324"/>
      <w:bookmarkStart w:id="418" w:name="_Toc208256598"/>
      <w:bookmarkStart w:id="419" w:name="_Toc208261024"/>
      <w:bookmarkStart w:id="420" w:name="_Toc208261067"/>
      <w:bookmarkStart w:id="421" w:name="_Toc208261496"/>
      <w:bookmarkStart w:id="422" w:name="_Toc208261633"/>
      <w:bookmarkStart w:id="423" w:name="_Toc208262351"/>
      <w:bookmarkStart w:id="424" w:name="_Toc208262461"/>
      <w:bookmarkStart w:id="425" w:name="_Toc208262666"/>
      <w:bookmarkStart w:id="426" w:name="_Toc208268143"/>
      <w:bookmarkStart w:id="427" w:name="_Toc208272102"/>
      <w:bookmarkStart w:id="428" w:name="_Toc208272156"/>
      <w:bookmarkStart w:id="429" w:name="_Toc208272216"/>
      <w:bookmarkStart w:id="430" w:name="_Toc208272270"/>
      <w:bookmarkStart w:id="431" w:name="_Toc208309326"/>
      <w:bookmarkStart w:id="432" w:name="_Toc208311200"/>
      <w:bookmarkStart w:id="433" w:name="_Toc208349767"/>
      <w:bookmarkStart w:id="434" w:name="_Toc208484762"/>
      <w:bookmarkStart w:id="435" w:name="_Toc210733298"/>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p>
    <w:p w14:paraId="1ABF0ECD" w14:textId="77777777" w:rsidR="006B2C62" w:rsidRPr="006B2C62" w:rsidRDefault="006B2C62" w:rsidP="006B2C62">
      <w:pPr>
        <w:pStyle w:val="Prrafodelista"/>
        <w:keepNext/>
        <w:keepLines/>
        <w:numPr>
          <w:ilvl w:val="0"/>
          <w:numId w:val="13"/>
        </w:numPr>
        <w:spacing w:before="160" w:after="80"/>
        <w:contextualSpacing w:val="0"/>
        <w:outlineLvl w:val="1"/>
        <w:rPr>
          <w:rFonts w:eastAsiaTheme="majorEastAsia" w:cs="Arial"/>
          <w:vanish/>
          <w:color w:val="000000" w:themeColor="text1"/>
          <w:sz w:val="32"/>
          <w:szCs w:val="32"/>
        </w:rPr>
      </w:pPr>
      <w:bookmarkStart w:id="436" w:name="_Toc208255356"/>
      <w:bookmarkStart w:id="437" w:name="_Toc208256281"/>
      <w:bookmarkStart w:id="438" w:name="_Toc208256325"/>
      <w:bookmarkStart w:id="439" w:name="_Toc208256599"/>
      <w:bookmarkStart w:id="440" w:name="_Toc208261025"/>
      <w:bookmarkStart w:id="441" w:name="_Toc208261068"/>
      <w:bookmarkStart w:id="442" w:name="_Toc208261497"/>
      <w:bookmarkStart w:id="443" w:name="_Toc208261634"/>
      <w:bookmarkStart w:id="444" w:name="_Toc208262352"/>
      <w:bookmarkStart w:id="445" w:name="_Toc208262462"/>
      <w:bookmarkStart w:id="446" w:name="_Toc208262667"/>
      <w:bookmarkStart w:id="447" w:name="_Toc208268144"/>
      <w:bookmarkStart w:id="448" w:name="_Toc208272103"/>
      <w:bookmarkStart w:id="449" w:name="_Toc208272157"/>
      <w:bookmarkStart w:id="450" w:name="_Toc208272217"/>
      <w:bookmarkStart w:id="451" w:name="_Toc208272271"/>
      <w:bookmarkStart w:id="452" w:name="_Toc208309327"/>
      <w:bookmarkStart w:id="453" w:name="_Toc208311201"/>
      <w:bookmarkStart w:id="454" w:name="_Toc208349768"/>
      <w:bookmarkStart w:id="455" w:name="_Toc208484763"/>
      <w:bookmarkStart w:id="456" w:name="_Toc210733299"/>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14:paraId="6C8169D1" w14:textId="77777777" w:rsidR="006B2C62" w:rsidRPr="006B2C62" w:rsidRDefault="006B2C62" w:rsidP="006B2C62">
      <w:pPr>
        <w:pStyle w:val="Prrafodelista"/>
        <w:keepNext/>
        <w:keepLines/>
        <w:numPr>
          <w:ilvl w:val="1"/>
          <w:numId w:val="13"/>
        </w:numPr>
        <w:spacing w:before="160" w:after="80"/>
        <w:contextualSpacing w:val="0"/>
        <w:outlineLvl w:val="1"/>
        <w:rPr>
          <w:rFonts w:eastAsiaTheme="majorEastAsia" w:cs="Arial"/>
          <w:vanish/>
          <w:color w:val="000000" w:themeColor="text1"/>
          <w:sz w:val="32"/>
          <w:szCs w:val="32"/>
        </w:rPr>
      </w:pPr>
      <w:bookmarkStart w:id="457" w:name="_Toc208255357"/>
      <w:bookmarkStart w:id="458" w:name="_Toc208256282"/>
      <w:bookmarkStart w:id="459" w:name="_Toc208256326"/>
      <w:bookmarkStart w:id="460" w:name="_Toc208256600"/>
      <w:bookmarkStart w:id="461" w:name="_Toc208261026"/>
      <w:bookmarkStart w:id="462" w:name="_Toc208261069"/>
      <w:bookmarkStart w:id="463" w:name="_Toc208261498"/>
      <w:bookmarkStart w:id="464" w:name="_Toc208261635"/>
      <w:bookmarkStart w:id="465" w:name="_Toc208262353"/>
      <w:bookmarkStart w:id="466" w:name="_Toc208262463"/>
      <w:bookmarkStart w:id="467" w:name="_Toc208262668"/>
      <w:bookmarkStart w:id="468" w:name="_Toc208268145"/>
      <w:bookmarkStart w:id="469" w:name="_Toc208272104"/>
      <w:bookmarkStart w:id="470" w:name="_Toc208272158"/>
      <w:bookmarkStart w:id="471" w:name="_Toc208272218"/>
      <w:bookmarkStart w:id="472" w:name="_Toc208272272"/>
      <w:bookmarkStart w:id="473" w:name="_Toc208309328"/>
      <w:bookmarkStart w:id="474" w:name="_Toc208311202"/>
      <w:bookmarkStart w:id="475" w:name="_Toc208349769"/>
      <w:bookmarkStart w:id="476" w:name="_Toc208484764"/>
      <w:bookmarkStart w:id="477" w:name="_Toc210733300"/>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p>
    <w:p w14:paraId="1E224539" w14:textId="77777777" w:rsidR="006B2C62" w:rsidRPr="006B2C62" w:rsidRDefault="006B2C62" w:rsidP="006B2C62">
      <w:pPr>
        <w:pStyle w:val="Prrafodelista"/>
        <w:keepNext/>
        <w:keepLines/>
        <w:numPr>
          <w:ilvl w:val="1"/>
          <w:numId w:val="13"/>
        </w:numPr>
        <w:spacing w:before="160" w:after="80"/>
        <w:contextualSpacing w:val="0"/>
        <w:outlineLvl w:val="1"/>
        <w:rPr>
          <w:rFonts w:eastAsiaTheme="majorEastAsia" w:cs="Arial"/>
          <w:vanish/>
          <w:color w:val="000000" w:themeColor="text1"/>
          <w:sz w:val="32"/>
          <w:szCs w:val="32"/>
        </w:rPr>
      </w:pPr>
      <w:bookmarkStart w:id="478" w:name="_Toc208255358"/>
      <w:bookmarkStart w:id="479" w:name="_Toc208256283"/>
      <w:bookmarkStart w:id="480" w:name="_Toc208256327"/>
      <w:bookmarkStart w:id="481" w:name="_Toc208256601"/>
      <w:bookmarkStart w:id="482" w:name="_Toc208261027"/>
      <w:bookmarkStart w:id="483" w:name="_Toc208261070"/>
      <w:bookmarkStart w:id="484" w:name="_Toc208261499"/>
      <w:bookmarkStart w:id="485" w:name="_Toc208261636"/>
      <w:bookmarkStart w:id="486" w:name="_Toc208262354"/>
      <w:bookmarkStart w:id="487" w:name="_Toc208262464"/>
      <w:bookmarkStart w:id="488" w:name="_Toc208262669"/>
      <w:bookmarkStart w:id="489" w:name="_Toc208268146"/>
      <w:bookmarkStart w:id="490" w:name="_Toc208272105"/>
      <w:bookmarkStart w:id="491" w:name="_Toc208272159"/>
      <w:bookmarkStart w:id="492" w:name="_Toc208272219"/>
      <w:bookmarkStart w:id="493" w:name="_Toc208272273"/>
      <w:bookmarkStart w:id="494" w:name="_Toc208309329"/>
      <w:bookmarkStart w:id="495" w:name="_Toc208311203"/>
      <w:bookmarkStart w:id="496" w:name="_Toc208349770"/>
      <w:bookmarkStart w:id="497" w:name="_Toc208484765"/>
      <w:bookmarkStart w:id="498" w:name="_Toc210733301"/>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14:paraId="64AC2D0F" w14:textId="1051DCEF" w:rsidR="002B69BC" w:rsidRPr="00A466CE" w:rsidRDefault="00A6560A" w:rsidP="00A6560A">
      <w:pPr>
        <w:pStyle w:val="Ttulo2"/>
        <w:rPr>
          <w:rFonts w:cs="Arial"/>
          <w:szCs w:val="29"/>
        </w:rPr>
      </w:pPr>
      <w:bookmarkStart w:id="499" w:name="_Toc210733302"/>
      <w:r>
        <w:rPr>
          <w:rFonts w:cs="Arial"/>
          <w:szCs w:val="29"/>
        </w:rPr>
        <w:t xml:space="preserve">2.3 </w:t>
      </w:r>
      <w:r w:rsidR="002B69BC" w:rsidRPr="00A466CE">
        <w:rPr>
          <w:rFonts w:cs="Arial"/>
          <w:szCs w:val="29"/>
        </w:rPr>
        <w:t>Justificación</w:t>
      </w:r>
      <w:bookmarkEnd w:id="499"/>
      <w:ins w:id="500" w:author="Carlos Ivan Perez" w:date="2025-10-15T18:39:00Z" w16du:dateUtc="2025-10-16T00:39:00Z">
        <w:r w:rsidR="007347DC">
          <w:rPr>
            <w:rFonts w:cs="Arial"/>
            <w:szCs w:val="29"/>
          </w:rPr>
          <w:t xml:space="preserve"> </w:t>
        </w:r>
      </w:ins>
      <w:ins w:id="501" w:author="Carlos Ivan Perez" w:date="2025-10-15T18:42:00Z" w16du:dateUtc="2025-10-16T00:42:00Z">
        <w:r w:rsidR="007347DC">
          <w:rPr>
            <w:rFonts w:cs="Arial"/>
            <w:szCs w:val="29"/>
          </w:rPr>
          <w:t>//Requiere modificar nuevam</w:t>
        </w:r>
      </w:ins>
      <w:ins w:id="502" w:author="Carlos Ivan Perez" w:date="2025-10-15T18:43:00Z" w16du:dateUtc="2025-10-16T00:43:00Z">
        <w:r w:rsidR="007347DC">
          <w:rPr>
            <w:rFonts w:cs="Arial"/>
            <w:szCs w:val="29"/>
          </w:rPr>
          <w:t>ente.</w:t>
        </w:r>
      </w:ins>
    </w:p>
    <w:p w14:paraId="64FF59A1" w14:textId="77777777" w:rsidR="00240E53" w:rsidRPr="00240E53" w:rsidRDefault="00240E53" w:rsidP="00240E53">
      <w:pPr>
        <w:rPr>
          <w:rFonts w:cs="Arial"/>
          <w:szCs w:val="20"/>
        </w:rPr>
      </w:pPr>
    </w:p>
    <w:p w14:paraId="61EBAC33" w14:textId="3BDB542A" w:rsidR="002B69BC" w:rsidRDefault="002B69BC" w:rsidP="00D059D4">
      <w:pPr>
        <w:ind w:firstLine="425"/>
        <w:rPr>
          <w:rFonts w:cs="Arial"/>
          <w:szCs w:val="20"/>
        </w:rPr>
      </w:pPr>
      <w:r w:rsidRPr="0007534A">
        <w:rPr>
          <w:rFonts w:cs="Arial"/>
          <w:szCs w:val="20"/>
        </w:rPr>
        <w:t>Durante nuestra formación en la carrera de Ingeniería en Sistemas Computacionales, adquirimos las bases teóricas y prácticas necesarias. Estas capacidades nos han permitido identificar y abordar una problemática crítica: la ineficiente gestión de residuos, causada por la dificultad de clasificar la basura de manera correcta. Los métodos de separación actuales son manuales, lo que los hace imprecisos y lentos, limitando la recuperación de materiales valiosos. Esta situación es alarmante, ya que solo el 5% de los residuos se separa adecuadamente en la fuente. Por lo tanto, el desarrollo de un sistema automatizado para la clasificación de residuos se vuelve fundamental. Este proyecto se justifica por la necesidad de optimizar los procesos de reciclaje, fomentar prácticas más sostenibles y mejorar la gestión de desechos, aprovechando los conocimientos adquiridos y los recursos proporcionados por INFOTEC</w:t>
      </w:r>
      <w:r w:rsidR="00B52AA6">
        <w:rPr>
          <w:rFonts w:cs="Arial"/>
          <w:szCs w:val="20"/>
        </w:rPr>
        <w:t xml:space="preserve"> </w:t>
      </w:r>
      <w:r w:rsidRPr="0007534A">
        <w:rPr>
          <w:rFonts w:cs="Arial"/>
          <w:szCs w:val="20"/>
        </w:rPr>
        <w:t xml:space="preserve">Centro de investigación e </w:t>
      </w:r>
      <w:r w:rsidRPr="0007534A">
        <w:rPr>
          <w:rFonts w:cs="Arial"/>
          <w:szCs w:val="20"/>
        </w:rPr>
        <w:lastRenderedPageBreak/>
        <w:t>innovación en tecnologías de la información y comunicación, para ofrecer una solución tecnológica a este desafío ambiental y social. </w:t>
      </w:r>
    </w:p>
    <w:p w14:paraId="33B8AD3E" w14:textId="77777777" w:rsidR="00240E53" w:rsidRPr="0007534A" w:rsidRDefault="00240E53" w:rsidP="006A1D6E">
      <w:pPr>
        <w:rPr>
          <w:rFonts w:cs="Arial"/>
          <w:szCs w:val="20"/>
        </w:rPr>
      </w:pPr>
    </w:p>
    <w:p w14:paraId="59D1B180" w14:textId="4957F12B" w:rsidR="002B69BC" w:rsidRPr="00A466CE" w:rsidRDefault="00A6560A" w:rsidP="00A6560A">
      <w:pPr>
        <w:pStyle w:val="Ttulo2"/>
        <w:rPr>
          <w:rFonts w:cs="Arial"/>
          <w:szCs w:val="29"/>
        </w:rPr>
      </w:pPr>
      <w:bookmarkStart w:id="503" w:name="_Toc210733303"/>
      <w:r>
        <w:rPr>
          <w:rFonts w:cs="Arial"/>
          <w:szCs w:val="29"/>
        </w:rPr>
        <w:t xml:space="preserve">2.4 </w:t>
      </w:r>
      <w:r w:rsidR="006A1D6E" w:rsidRPr="00A466CE">
        <w:rPr>
          <w:rFonts w:cs="Arial"/>
          <w:szCs w:val="29"/>
        </w:rPr>
        <w:t>Caracterización de la empresa en la que participo</w:t>
      </w:r>
      <w:bookmarkEnd w:id="503"/>
    </w:p>
    <w:p w14:paraId="315C8712" w14:textId="77777777" w:rsidR="00240E53" w:rsidRPr="00240E53" w:rsidRDefault="00240E53" w:rsidP="00240E53"/>
    <w:p w14:paraId="37E5C7F2" w14:textId="5AB64595" w:rsidR="006A1D6E" w:rsidRPr="0007534A" w:rsidRDefault="006A1D6E" w:rsidP="00D059D4">
      <w:pPr>
        <w:ind w:firstLine="425"/>
        <w:rPr>
          <w:rFonts w:cs="Arial"/>
          <w:szCs w:val="20"/>
        </w:rPr>
      </w:pPr>
      <w:r w:rsidRPr="0007534A">
        <w:rPr>
          <w:rFonts w:cs="Arial"/>
          <w:szCs w:val="20"/>
        </w:rPr>
        <w:t>La residencia profesional se llevará a cabo en las instalaciones de INFOTEC Centro de Investigación e Innovación en Tecnologías de la Información y Comunicación, específicamente en la planta baja dentro del área de la biblioteca. Este espacio cuenta con recursos bibliográficos especializados en inteligencia artificial y programación general, brindando un entorno adecuado para el desarrollo del proyecto.</w:t>
      </w:r>
    </w:p>
    <w:p w14:paraId="31F8A375" w14:textId="77777777" w:rsidR="00CC2337" w:rsidRPr="00240E53" w:rsidRDefault="00CC2337" w:rsidP="006A1D6E">
      <w:pPr>
        <w:rPr>
          <w:rFonts w:cs="Arial"/>
          <w:szCs w:val="20"/>
        </w:rPr>
      </w:pPr>
    </w:p>
    <w:p w14:paraId="7CAF5C0C" w14:textId="77777777" w:rsidR="00CC2337" w:rsidRPr="006B2C62" w:rsidRDefault="00CC2337" w:rsidP="00CC2337">
      <w:pPr>
        <w:pStyle w:val="Prrafodelista"/>
        <w:keepNext/>
        <w:keepLines/>
        <w:numPr>
          <w:ilvl w:val="0"/>
          <w:numId w:val="16"/>
        </w:numPr>
        <w:spacing w:before="160" w:after="80"/>
        <w:contextualSpacing w:val="0"/>
        <w:outlineLvl w:val="2"/>
        <w:rPr>
          <w:rFonts w:eastAsiaTheme="majorEastAsia" w:cs="Arial"/>
          <w:vanish/>
          <w:color w:val="0F4761" w:themeColor="accent1" w:themeShade="BF"/>
          <w:sz w:val="28"/>
          <w:szCs w:val="28"/>
        </w:rPr>
      </w:pPr>
      <w:bookmarkStart w:id="504" w:name="_Toc208244284"/>
      <w:bookmarkStart w:id="505" w:name="_Toc208244323"/>
      <w:bookmarkStart w:id="506" w:name="_Toc208244370"/>
      <w:bookmarkStart w:id="507" w:name="_Toc208244409"/>
      <w:bookmarkStart w:id="508" w:name="_Toc208245252"/>
      <w:bookmarkStart w:id="509" w:name="_Toc208255361"/>
      <w:bookmarkStart w:id="510" w:name="_Toc208256286"/>
      <w:bookmarkStart w:id="511" w:name="_Toc208256330"/>
      <w:bookmarkStart w:id="512" w:name="_Toc208256604"/>
      <w:bookmarkStart w:id="513" w:name="_Toc208261030"/>
      <w:bookmarkStart w:id="514" w:name="_Toc208261073"/>
      <w:bookmarkStart w:id="515" w:name="_Toc208261502"/>
      <w:bookmarkStart w:id="516" w:name="_Toc208261639"/>
      <w:bookmarkStart w:id="517" w:name="_Toc208262357"/>
      <w:bookmarkStart w:id="518" w:name="_Toc208262467"/>
      <w:bookmarkStart w:id="519" w:name="_Toc208262672"/>
      <w:bookmarkStart w:id="520" w:name="_Toc208268149"/>
      <w:bookmarkStart w:id="521" w:name="_Toc208272108"/>
      <w:bookmarkStart w:id="522" w:name="_Toc208272162"/>
      <w:bookmarkStart w:id="523" w:name="_Toc208272222"/>
      <w:bookmarkStart w:id="524" w:name="_Toc208272276"/>
      <w:bookmarkStart w:id="525" w:name="_Toc208309332"/>
      <w:bookmarkStart w:id="526" w:name="_Toc208311206"/>
      <w:bookmarkStart w:id="527" w:name="_Toc208349773"/>
      <w:bookmarkStart w:id="528" w:name="_Toc208484768"/>
      <w:bookmarkStart w:id="529" w:name="_Toc210733304"/>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p>
    <w:p w14:paraId="2182A834" w14:textId="77777777" w:rsidR="00CC2337" w:rsidRPr="006B2C62" w:rsidRDefault="00CC2337" w:rsidP="00CC2337">
      <w:pPr>
        <w:pStyle w:val="Prrafodelista"/>
        <w:keepNext/>
        <w:keepLines/>
        <w:numPr>
          <w:ilvl w:val="0"/>
          <w:numId w:val="16"/>
        </w:numPr>
        <w:spacing w:before="160" w:after="80"/>
        <w:contextualSpacing w:val="0"/>
        <w:outlineLvl w:val="2"/>
        <w:rPr>
          <w:rFonts w:eastAsiaTheme="majorEastAsia" w:cs="Arial"/>
          <w:vanish/>
          <w:color w:val="0F4761" w:themeColor="accent1" w:themeShade="BF"/>
          <w:sz w:val="28"/>
          <w:szCs w:val="28"/>
        </w:rPr>
      </w:pPr>
      <w:bookmarkStart w:id="530" w:name="_Toc208244285"/>
      <w:bookmarkStart w:id="531" w:name="_Toc208244324"/>
      <w:bookmarkStart w:id="532" w:name="_Toc208244371"/>
      <w:bookmarkStart w:id="533" w:name="_Toc208244410"/>
      <w:bookmarkStart w:id="534" w:name="_Toc208245253"/>
      <w:bookmarkStart w:id="535" w:name="_Toc208255362"/>
      <w:bookmarkStart w:id="536" w:name="_Toc208256287"/>
      <w:bookmarkStart w:id="537" w:name="_Toc208256331"/>
      <w:bookmarkStart w:id="538" w:name="_Toc208256605"/>
      <w:bookmarkStart w:id="539" w:name="_Toc208261031"/>
      <w:bookmarkStart w:id="540" w:name="_Toc208261074"/>
      <w:bookmarkStart w:id="541" w:name="_Toc208261503"/>
      <w:bookmarkStart w:id="542" w:name="_Toc208261640"/>
      <w:bookmarkStart w:id="543" w:name="_Toc208262358"/>
      <w:bookmarkStart w:id="544" w:name="_Toc208262468"/>
      <w:bookmarkStart w:id="545" w:name="_Toc208262673"/>
      <w:bookmarkStart w:id="546" w:name="_Toc208268150"/>
      <w:bookmarkStart w:id="547" w:name="_Toc208272109"/>
      <w:bookmarkStart w:id="548" w:name="_Toc208272163"/>
      <w:bookmarkStart w:id="549" w:name="_Toc208272223"/>
      <w:bookmarkStart w:id="550" w:name="_Toc208272277"/>
      <w:bookmarkStart w:id="551" w:name="_Toc208309333"/>
      <w:bookmarkStart w:id="552" w:name="_Toc208311207"/>
      <w:bookmarkStart w:id="553" w:name="_Toc208349774"/>
      <w:bookmarkStart w:id="554" w:name="_Toc208484769"/>
      <w:bookmarkStart w:id="555" w:name="_Toc210733305"/>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p>
    <w:p w14:paraId="1C9BF644" w14:textId="77777777" w:rsidR="00CC2337" w:rsidRPr="006B2C62" w:rsidRDefault="00CC2337" w:rsidP="00CC2337">
      <w:pPr>
        <w:pStyle w:val="Prrafodelista"/>
        <w:keepNext/>
        <w:keepLines/>
        <w:numPr>
          <w:ilvl w:val="1"/>
          <w:numId w:val="16"/>
        </w:numPr>
        <w:spacing w:before="160" w:after="80"/>
        <w:contextualSpacing w:val="0"/>
        <w:outlineLvl w:val="2"/>
        <w:rPr>
          <w:rFonts w:eastAsiaTheme="majorEastAsia" w:cs="Arial"/>
          <w:vanish/>
          <w:color w:val="0F4761" w:themeColor="accent1" w:themeShade="BF"/>
          <w:sz w:val="28"/>
          <w:szCs w:val="28"/>
        </w:rPr>
      </w:pPr>
      <w:bookmarkStart w:id="556" w:name="_Toc208244286"/>
      <w:bookmarkStart w:id="557" w:name="_Toc208244325"/>
      <w:bookmarkStart w:id="558" w:name="_Toc208244372"/>
      <w:bookmarkStart w:id="559" w:name="_Toc208244411"/>
      <w:bookmarkStart w:id="560" w:name="_Toc208245254"/>
      <w:bookmarkStart w:id="561" w:name="_Toc208255363"/>
      <w:bookmarkStart w:id="562" w:name="_Toc208256288"/>
      <w:bookmarkStart w:id="563" w:name="_Toc208256332"/>
      <w:bookmarkStart w:id="564" w:name="_Toc208256606"/>
      <w:bookmarkStart w:id="565" w:name="_Toc208261032"/>
      <w:bookmarkStart w:id="566" w:name="_Toc208261075"/>
      <w:bookmarkStart w:id="567" w:name="_Toc208261504"/>
      <w:bookmarkStart w:id="568" w:name="_Toc208261641"/>
      <w:bookmarkStart w:id="569" w:name="_Toc208262359"/>
      <w:bookmarkStart w:id="570" w:name="_Toc208262469"/>
      <w:bookmarkStart w:id="571" w:name="_Toc208262674"/>
      <w:bookmarkStart w:id="572" w:name="_Toc208268151"/>
      <w:bookmarkStart w:id="573" w:name="_Toc208272110"/>
      <w:bookmarkStart w:id="574" w:name="_Toc208272164"/>
      <w:bookmarkStart w:id="575" w:name="_Toc208272224"/>
      <w:bookmarkStart w:id="576" w:name="_Toc208272278"/>
      <w:bookmarkStart w:id="577" w:name="_Toc208309334"/>
      <w:bookmarkStart w:id="578" w:name="_Toc208311208"/>
      <w:bookmarkStart w:id="579" w:name="_Toc208349775"/>
      <w:bookmarkStart w:id="580" w:name="_Toc208484770"/>
      <w:bookmarkStart w:id="581" w:name="_Toc210733306"/>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p>
    <w:p w14:paraId="01C6BCEA" w14:textId="77777777" w:rsidR="00CC2337" w:rsidRPr="006B2C62" w:rsidRDefault="00CC2337" w:rsidP="00CC2337">
      <w:pPr>
        <w:pStyle w:val="Prrafodelista"/>
        <w:keepNext/>
        <w:keepLines/>
        <w:numPr>
          <w:ilvl w:val="1"/>
          <w:numId w:val="16"/>
        </w:numPr>
        <w:spacing w:before="160" w:after="80"/>
        <w:contextualSpacing w:val="0"/>
        <w:outlineLvl w:val="2"/>
        <w:rPr>
          <w:rFonts w:eastAsiaTheme="majorEastAsia" w:cs="Arial"/>
          <w:vanish/>
          <w:color w:val="0F4761" w:themeColor="accent1" w:themeShade="BF"/>
          <w:sz w:val="28"/>
          <w:szCs w:val="28"/>
        </w:rPr>
      </w:pPr>
      <w:bookmarkStart w:id="582" w:name="_Toc208244287"/>
      <w:bookmarkStart w:id="583" w:name="_Toc208244326"/>
      <w:bookmarkStart w:id="584" w:name="_Toc208244373"/>
      <w:bookmarkStart w:id="585" w:name="_Toc208244412"/>
      <w:bookmarkStart w:id="586" w:name="_Toc208245255"/>
      <w:bookmarkStart w:id="587" w:name="_Toc208255364"/>
      <w:bookmarkStart w:id="588" w:name="_Toc208256289"/>
      <w:bookmarkStart w:id="589" w:name="_Toc208256333"/>
      <w:bookmarkStart w:id="590" w:name="_Toc208256607"/>
      <w:bookmarkStart w:id="591" w:name="_Toc208261033"/>
      <w:bookmarkStart w:id="592" w:name="_Toc208261076"/>
      <w:bookmarkStart w:id="593" w:name="_Toc208261505"/>
      <w:bookmarkStart w:id="594" w:name="_Toc208261642"/>
      <w:bookmarkStart w:id="595" w:name="_Toc208262360"/>
      <w:bookmarkStart w:id="596" w:name="_Toc208262470"/>
      <w:bookmarkStart w:id="597" w:name="_Toc208262675"/>
      <w:bookmarkStart w:id="598" w:name="_Toc208268152"/>
      <w:bookmarkStart w:id="599" w:name="_Toc208272111"/>
      <w:bookmarkStart w:id="600" w:name="_Toc208272165"/>
      <w:bookmarkStart w:id="601" w:name="_Toc208272225"/>
      <w:bookmarkStart w:id="602" w:name="_Toc208272279"/>
      <w:bookmarkStart w:id="603" w:name="_Toc208309335"/>
      <w:bookmarkStart w:id="604" w:name="_Toc208311209"/>
      <w:bookmarkStart w:id="605" w:name="_Toc208349776"/>
      <w:bookmarkStart w:id="606" w:name="_Toc208484771"/>
      <w:bookmarkStart w:id="607" w:name="_Toc210733307"/>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p>
    <w:p w14:paraId="75C02733" w14:textId="77777777" w:rsidR="00CC2337" w:rsidRPr="006B2C62" w:rsidRDefault="00CC2337" w:rsidP="00CC2337">
      <w:pPr>
        <w:pStyle w:val="Prrafodelista"/>
        <w:keepNext/>
        <w:keepLines/>
        <w:numPr>
          <w:ilvl w:val="1"/>
          <w:numId w:val="16"/>
        </w:numPr>
        <w:spacing w:before="160" w:after="80"/>
        <w:contextualSpacing w:val="0"/>
        <w:outlineLvl w:val="2"/>
        <w:rPr>
          <w:rFonts w:eastAsiaTheme="majorEastAsia" w:cs="Arial"/>
          <w:vanish/>
          <w:color w:val="0F4761" w:themeColor="accent1" w:themeShade="BF"/>
          <w:sz w:val="28"/>
          <w:szCs w:val="28"/>
        </w:rPr>
      </w:pPr>
      <w:bookmarkStart w:id="608" w:name="_Toc208244288"/>
      <w:bookmarkStart w:id="609" w:name="_Toc208244327"/>
      <w:bookmarkStart w:id="610" w:name="_Toc208244374"/>
      <w:bookmarkStart w:id="611" w:name="_Toc208244413"/>
      <w:bookmarkStart w:id="612" w:name="_Toc208245256"/>
      <w:bookmarkStart w:id="613" w:name="_Toc208255365"/>
      <w:bookmarkStart w:id="614" w:name="_Toc208256290"/>
      <w:bookmarkStart w:id="615" w:name="_Toc208256334"/>
      <w:bookmarkStart w:id="616" w:name="_Toc208256608"/>
      <w:bookmarkStart w:id="617" w:name="_Toc208261034"/>
      <w:bookmarkStart w:id="618" w:name="_Toc208261077"/>
      <w:bookmarkStart w:id="619" w:name="_Toc208261506"/>
      <w:bookmarkStart w:id="620" w:name="_Toc208261643"/>
      <w:bookmarkStart w:id="621" w:name="_Toc208262361"/>
      <w:bookmarkStart w:id="622" w:name="_Toc208262471"/>
      <w:bookmarkStart w:id="623" w:name="_Toc208262676"/>
      <w:bookmarkStart w:id="624" w:name="_Toc208268153"/>
      <w:bookmarkStart w:id="625" w:name="_Toc208272112"/>
      <w:bookmarkStart w:id="626" w:name="_Toc208272166"/>
      <w:bookmarkStart w:id="627" w:name="_Toc208272226"/>
      <w:bookmarkStart w:id="628" w:name="_Toc208272280"/>
      <w:bookmarkStart w:id="629" w:name="_Toc208309336"/>
      <w:bookmarkStart w:id="630" w:name="_Toc208311210"/>
      <w:bookmarkStart w:id="631" w:name="_Toc208349777"/>
      <w:bookmarkStart w:id="632" w:name="_Toc208484772"/>
      <w:bookmarkStart w:id="633" w:name="_Toc210733308"/>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p>
    <w:p w14:paraId="211C4FDD" w14:textId="345744D9" w:rsidR="00CC2337" w:rsidRPr="00A466CE" w:rsidRDefault="00A6560A" w:rsidP="00A6560A">
      <w:pPr>
        <w:pStyle w:val="Ttulo3"/>
        <w:rPr>
          <w:rFonts w:cs="Arial"/>
          <w:szCs w:val="24"/>
        </w:rPr>
      </w:pPr>
      <w:bookmarkStart w:id="634" w:name="_Toc210733309"/>
      <w:r>
        <w:rPr>
          <w:rFonts w:cs="Arial"/>
          <w:szCs w:val="24"/>
        </w:rPr>
        <w:t xml:space="preserve">2.4.1 </w:t>
      </w:r>
      <w:r w:rsidR="00CC2337" w:rsidRPr="00A466CE">
        <w:rPr>
          <w:rFonts w:cs="Arial"/>
          <w:szCs w:val="24"/>
        </w:rPr>
        <w:t>Datos generales de la empresa</w:t>
      </w:r>
      <w:bookmarkEnd w:id="634"/>
    </w:p>
    <w:p w14:paraId="071CA9F6" w14:textId="77777777" w:rsidR="00240E53" w:rsidRPr="00240E53" w:rsidRDefault="00240E53" w:rsidP="00240E53">
      <w:pPr>
        <w:rPr>
          <w:rFonts w:cs="Arial"/>
          <w:szCs w:val="20"/>
        </w:rPr>
      </w:pPr>
    </w:p>
    <w:p w14:paraId="598CC1A9" w14:textId="08CA8549" w:rsidR="00CC2337" w:rsidRPr="00240E53" w:rsidRDefault="00CC2337" w:rsidP="00CC2337">
      <w:pPr>
        <w:rPr>
          <w:rFonts w:cs="Arial"/>
          <w:szCs w:val="20"/>
        </w:rPr>
      </w:pPr>
      <w:r w:rsidRPr="00240E53">
        <w:rPr>
          <w:rFonts w:cs="Arial"/>
          <w:szCs w:val="20"/>
        </w:rPr>
        <w:t>Nombre: INFOTEC Centro de Investigación e Innovación en Tecnologías de la Información y Comunicación</w:t>
      </w:r>
    </w:p>
    <w:p w14:paraId="07EE59AC" w14:textId="4C439465" w:rsidR="00CC2337" w:rsidRPr="00240E53" w:rsidRDefault="00CC2337" w:rsidP="00CC2337">
      <w:pPr>
        <w:rPr>
          <w:rFonts w:cs="Arial"/>
          <w:szCs w:val="20"/>
        </w:rPr>
      </w:pPr>
      <w:r w:rsidRPr="00240E53">
        <w:rPr>
          <w:rFonts w:cs="Arial"/>
          <w:szCs w:val="20"/>
        </w:rPr>
        <w:t>Domicilio: Av. San Fernando 37, Toriello Guerra, Tlalpan, 14050 Ciudad de México, C</w:t>
      </w:r>
      <w:ins w:id="635" w:author="Carlos Ivan Perez" w:date="2025-10-15T18:46:00Z" w16du:dateUtc="2025-10-16T00:46:00Z">
        <w:r w:rsidR="007347DC">
          <w:rPr>
            <w:rFonts w:cs="Arial"/>
            <w:szCs w:val="20"/>
          </w:rPr>
          <w:t>iudad de México.</w:t>
        </w:r>
      </w:ins>
      <w:del w:id="636" w:author="Carlos Ivan Perez" w:date="2025-10-15T18:46:00Z" w16du:dateUtc="2025-10-16T00:46:00Z">
        <w:r w:rsidRPr="00240E53" w:rsidDel="007347DC">
          <w:rPr>
            <w:rFonts w:cs="Arial"/>
            <w:szCs w:val="20"/>
          </w:rPr>
          <w:delText>DMX</w:delText>
        </w:r>
      </w:del>
      <w:r w:rsidRPr="00240E53">
        <w:rPr>
          <w:rFonts w:cs="Arial"/>
          <w:szCs w:val="20"/>
        </w:rPr>
        <w:t xml:space="preserve"> </w:t>
      </w:r>
    </w:p>
    <w:p w14:paraId="5DF2D6D3" w14:textId="1E2EAF46" w:rsidR="00CC2337" w:rsidRPr="00240E53" w:rsidRDefault="00CC2337" w:rsidP="00CC2337">
      <w:pPr>
        <w:rPr>
          <w:rFonts w:cs="Arial"/>
          <w:szCs w:val="20"/>
        </w:rPr>
      </w:pPr>
      <w:r w:rsidRPr="00240E53">
        <w:rPr>
          <w:rFonts w:cs="Arial"/>
          <w:szCs w:val="20"/>
        </w:rPr>
        <w:t>Teléfono: 55 5624 2800</w:t>
      </w:r>
      <w:ins w:id="637" w:author="Carlos Ivan Perez" w:date="2025-10-15T18:46:00Z" w16du:dateUtc="2025-10-16T00:46:00Z">
        <w:r w:rsidR="007347DC">
          <w:rPr>
            <w:rFonts w:cs="Arial"/>
            <w:szCs w:val="20"/>
          </w:rPr>
          <w:t>, extensión 00000</w:t>
        </w:r>
      </w:ins>
      <w:del w:id="638" w:author="Carlos Ivan Perez" w:date="2025-10-15T18:46:00Z" w16du:dateUtc="2025-10-16T00:46:00Z">
        <w:r w:rsidRPr="00240E53" w:rsidDel="007347DC">
          <w:rPr>
            <w:rFonts w:cs="Arial"/>
            <w:szCs w:val="20"/>
          </w:rPr>
          <w:delText xml:space="preserve"> </w:delText>
        </w:r>
      </w:del>
    </w:p>
    <w:p w14:paraId="48285776" w14:textId="77777777" w:rsidR="00CC2337" w:rsidRPr="00240E53" w:rsidRDefault="00CC2337" w:rsidP="00CC2337">
      <w:pPr>
        <w:rPr>
          <w:rFonts w:cs="Arial"/>
          <w:szCs w:val="20"/>
        </w:rPr>
      </w:pPr>
      <w:r w:rsidRPr="00240E53">
        <w:rPr>
          <w:rFonts w:cs="Arial"/>
          <w:szCs w:val="20"/>
        </w:rPr>
        <w:t>Titular de la empresa: Dr. Juan Mario Beltrán Valle (</w:t>
      </w:r>
      <w:proofErr w:type="gramStart"/>
      <w:r w:rsidRPr="00240E53">
        <w:rPr>
          <w:rFonts w:cs="Arial"/>
          <w:szCs w:val="20"/>
        </w:rPr>
        <w:t>Director</w:t>
      </w:r>
      <w:proofErr w:type="gramEnd"/>
      <w:r w:rsidRPr="00240E53">
        <w:rPr>
          <w:rFonts w:cs="Arial"/>
          <w:szCs w:val="20"/>
        </w:rPr>
        <w:t xml:space="preserve"> Adjunto de Administración) </w:t>
      </w:r>
    </w:p>
    <w:p w14:paraId="4EB0188B" w14:textId="77777777" w:rsidR="00CC2337" w:rsidRPr="00240E53" w:rsidRDefault="00CC2337" w:rsidP="00CC2337">
      <w:pPr>
        <w:rPr>
          <w:rFonts w:cs="Arial"/>
          <w:szCs w:val="20"/>
        </w:rPr>
      </w:pPr>
      <w:r w:rsidRPr="00240E53">
        <w:rPr>
          <w:rFonts w:cs="Arial"/>
          <w:szCs w:val="20"/>
        </w:rPr>
        <w:t xml:space="preserve">Actividades que realiza: </w:t>
      </w:r>
    </w:p>
    <w:p w14:paraId="54AA5BB2" w14:textId="7E2C8574" w:rsidR="00CC2337" w:rsidRPr="00240E53" w:rsidDel="007347DC" w:rsidRDefault="00CC2337" w:rsidP="007347DC">
      <w:pPr>
        <w:jc w:val="left"/>
        <w:rPr>
          <w:del w:id="639" w:author="Carlos Ivan Perez" w:date="2025-10-15T18:46:00Z" w16du:dateUtc="2025-10-16T00:46:00Z"/>
          <w:rFonts w:cs="Arial"/>
          <w:szCs w:val="20"/>
        </w:rPr>
        <w:pPrChange w:id="640" w:author="Carlos Ivan Perez" w:date="2025-10-15T18:46:00Z" w16du:dateUtc="2025-10-16T00:46:00Z">
          <w:pPr/>
        </w:pPrChange>
      </w:pPr>
      <w:r w:rsidRPr="00240E53">
        <w:rPr>
          <w:rFonts w:cs="Arial"/>
          <w:szCs w:val="20"/>
        </w:rPr>
        <w:t>INFOTEC Centro de investigación e innovación en tecnologías de la información</w:t>
      </w:r>
      <w:ins w:id="641" w:author="Carlos Ivan Perez" w:date="2025-10-15T18:47:00Z" w16du:dateUtc="2025-10-16T00:47:00Z">
        <w:r w:rsidR="007347DC">
          <w:rPr>
            <w:rFonts w:cs="Arial"/>
            <w:szCs w:val="20"/>
          </w:rPr>
          <w:t xml:space="preserve"> y comunicación combina </w:t>
        </w:r>
      </w:ins>
      <w:r w:rsidRPr="00240E53">
        <w:rPr>
          <w:rFonts w:cs="Arial"/>
          <w:szCs w:val="20"/>
        </w:rPr>
        <w:t xml:space="preserve"> </w:t>
      </w:r>
      <w:del w:id="642" w:author="Carlos Ivan Perez" w:date="2025-10-15T18:47:00Z" w16du:dateUtc="2025-10-16T00:47:00Z">
        <w:r w:rsidRPr="00240E53" w:rsidDel="007347DC">
          <w:rPr>
            <w:rFonts w:cs="Arial"/>
            <w:szCs w:val="20"/>
          </w:rPr>
          <w:delText xml:space="preserve">y </w:delText>
        </w:r>
      </w:del>
    </w:p>
    <w:p w14:paraId="268C9548" w14:textId="1DB84F15" w:rsidR="00CC2337" w:rsidRPr="00240E53" w:rsidDel="007347DC" w:rsidRDefault="00CC2337" w:rsidP="007347DC">
      <w:pPr>
        <w:jc w:val="left"/>
        <w:rPr>
          <w:del w:id="643" w:author="Carlos Ivan Perez" w:date="2025-10-15T18:46:00Z" w16du:dateUtc="2025-10-16T00:46:00Z"/>
          <w:rFonts w:cs="Arial"/>
          <w:szCs w:val="20"/>
        </w:rPr>
        <w:pPrChange w:id="644" w:author="Carlos Ivan Perez" w:date="2025-10-15T18:46:00Z" w16du:dateUtc="2025-10-16T00:46:00Z">
          <w:pPr/>
        </w:pPrChange>
      </w:pPr>
      <w:r w:rsidRPr="00240E53">
        <w:rPr>
          <w:rFonts w:cs="Arial"/>
          <w:szCs w:val="20"/>
        </w:rPr>
        <w:t xml:space="preserve">comunicación combina investigación científica, desarrollo de soluciones TIC y formación </w:t>
      </w:r>
    </w:p>
    <w:p w14:paraId="2A01EE7D" w14:textId="41BA1DFB" w:rsidR="00CC2337" w:rsidRPr="00240E53" w:rsidRDefault="00CC2337" w:rsidP="007347DC">
      <w:pPr>
        <w:jc w:val="left"/>
        <w:rPr>
          <w:rFonts w:cs="Arial"/>
          <w:szCs w:val="20"/>
        </w:rPr>
        <w:pPrChange w:id="645" w:author="Carlos Ivan Perez" w:date="2025-10-15T18:46:00Z" w16du:dateUtc="2025-10-16T00:46:00Z">
          <w:pPr/>
        </w:pPrChange>
      </w:pPr>
      <w:r w:rsidRPr="00240E53">
        <w:rPr>
          <w:rFonts w:cs="Arial"/>
          <w:szCs w:val="20"/>
        </w:rPr>
        <w:t xml:space="preserve">profesional especializada y presta servicios de infraestructura, </w:t>
      </w:r>
      <w:proofErr w:type="spellStart"/>
      <w:r w:rsidRPr="00240E53">
        <w:rPr>
          <w:rFonts w:cs="Arial"/>
          <w:szCs w:val="20"/>
        </w:rPr>
        <w:t>IoT</w:t>
      </w:r>
      <w:proofErr w:type="spellEnd"/>
      <w:r w:rsidRPr="00240E53">
        <w:rPr>
          <w:rFonts w:cs="Arial"/>
          <w:szCs w:val="20"/>
        </w:rPr>
        <w:t xml:space="preserve">, desarrollo de software y educación continua (maestrías y doctorados en TIC avalados por CONACYT) </w:t>
      </w:r>
    </w:p>
    <w:p w14:paraId="2726FEAA" w14:textId="579FE841" w:rsidR="00CC2337" w:rsidRPr="00240E53" w:rsidRDefault="00CC2337" w:rsidP="00CC2337">
      <w:pPr>
        <w:rPr>
          <w:rFonts w:cs="Arial"/>
          <w:b/>
          <w:bCs/>
          <w:szCs w:val="20"/>
        </w:rPr>
      </w:pPr>
      <w:r w:rsidRPr="00240E53">
        <w:rPr>
          <w:rFonts w:cs="Arial"/>
          <w:b/>
          <w:bCs/>
          <w:szCs w:val="20"/>
        </w:rPr>
        <w:t>Misión</w:t>
      </w:r>
    </w:p>
    <w:p w14:paraId="2D55247E" w14:textId="1C1D0DF6" w:rsidR="00CC2337" w:rsidRPr="00240E53" w:rsidRDefault="00CC2337" w:rsidP="00CC2337">
      <w:pPr>
        <w:rPr>
          <w:rFonts w:cs="Arial"/>
          <w:szCs w:val="20"/>
        </w:rPr>
      </w:pPr>
      <w:r w:rsidRPr="00240E53">
        <w:rPr>
          <w:rFonts w:cs="Arial"/>
          <w:szCs w:val="20"/>
        </w:rPr>
        <w:t xml:space="preserve">Contribuir a la transformación digital de México, a través de la investigación, la innovación, la formación académica y el desarrollo de productos y servicios TIC. </w:t>
      </w:r>
    </w:p>
    <w:p w14:paraId="3665D1C9" w14:textId="77777777" w:rsidR="00CC2337" w:rsidRPr="00240E53" w:rsidRDefault="00CC2337" w:rsidP="00CC2337">
      <w:pPr>
        <w:rPr>
          <w:rFonts w:cs="Arial"/>
          <w:b/>
          <w:bCs/>
          <w:szCs w:val="20"/>
        </w:rPr>
      </w:pPr>
      <w:r w:rsidRPr="00240E53">
        <w:rPr>
          <w:rFonts w:cs="Arial"/>
          <w:b/>
          <w:bCs/>
          <w:szCs w:val="20"/>
        </w:rPr>
        <w:t xml:space="preserve">Visión </w:t>
      </w:r>
    </w:p>
    <w:p w14:paraId="2B2876F9" w14:textId="21AD5FCD" w:rsidR="00CC2337" w:rsidRPr="00240E53" w:rsidRDefault="00CC2337" w:rsidP="00CC2337">
      <w:pPr>
        <w:rPr>
          <w:rFonts w:cs="Arial"/>
          <w:szCs w:val="20"/>
        </w:rPr>
      </w:pPr>
      <w:r w:rsidRPr="00240E53">
        <w:rPr>
          <w:rFonts w:cs="Arial"/>
          <w:szCs w:val="20"/>
        </w:rPr>
        <w:lastRenderedPageBreak/>
        <w:t xml:space="preserve">Ser un Centro Público de Investigación que habilite los caminos que conduzcan hacia un México Moderno y de Inclusión Digital, a través de su presencia en los sectores público y privado. </w:t>
      </w:r>
    </w:p>
    <w:p w14:paraId="4A6907B2" w14:textId="77777777" w:rsidR="00CC2337" w:rsidRPr="00240E53" w:rsidRDefault="00CC2337" w:rsidP="00CC2337">
      <w:pPr>
        <w:rPr>
          <w:rFonts w:cs="Arial"/>
          <w:b/>
          <w:bCs/>
          <w:szCs w:val="20"/>
        </w:rPr>
      </w:pPr>
      <w:r w:rsidRPr="00240E53">
        <w:rPr>
          <w:rFonts w:cs="Arial"/>
          <w:b/>
          <w:bCs/>
          <w:szCs w:val="20"/>
        </w:rPr>
        <w:t xml:space="preserve">Valores </w:t>
      </w:r>
    </w:p>
    <w:p w14:paraId="3A591E51" w14:textId="18DB856F" w:rsidR="00CC2337" w:rsidRPr="00240E53" w:rsidRDefault="00CC2337" w:rsidP="00281026">
      <w:pPr>
        <w:pStyle w:val="Prrafodelista"/>
        <w:numPr>
          <w:ilvl w:val="0"/>
          <w:numId w:val="22"/>
        </w:numPr>
        <w:rPr>
          <w:rFonts w:cs="Arial"/>
          <w:szCs w:val="20"/>
        </w:rPr>
      </w:pPr>
      <w:r w:rsidRPr="00240E53">
        <w:rPr>
          <w:rFonts w:cs="Arial"/>
          <w:szCs w:val="20"/>
        </w:rPr>
        <w:t>Colaboración</w:t>
      </w:r>
      <w:ins w:id="646" w:author="Carlos Ivan Perez" w:date="2025-10-15T18:48:00Z" w16du:dateUtc="2025-10-16T00:48:00Z">
        <w:r w:rsidR="007347DC">
          <w:rPr>
            <w:rFonts w:cs="Arial"/>
            <w:szCs w:val="20"/>
          </w:rPr>
          <w:t xml:space="preserve">: </w:t>
        </w:r>
        <w:proofErr w:type="spellStart"/>
        <w:r w:rsidR="007347DC">
          <w:rPr>
            <w:rFonts w:cs="Arial"/>
            <w:szCs w:val="20"/>
          </w:rPr>
          <w:t>Blabla</w:t>
        </w:r>
        <w:proofErr w:type="spellEnd"/>
        <w:r w:rsidR="007347DC">
          <w:rPr>
            <w:rFonts w:cs="Arial"/>
            <w:szCs w:val="20"/>
          </w:rPr>
          <w:t xml:space="preserve"> bla, </w:t>
        </w:r>
      </w:ins>
      <w:del w:id="647" w:author="Carlos Ivan Perez" w:date="2025-10-15T18:48:00Z" w16du:dateUtc="2025-10-16T00:48:00Z">
        <w:r w:rsidRPr="00240E53" w:rsidDel="007347DC">
          <w:rPr>
            <w:rFonts w:cs="Arial"/>
            <w:szCs w:val="20"/>
          </w:rPr>
          <w:delText xml:space="preserve"> </w:delText>
        </w:r>
      </w:del>
    </w:p>
    <w:p w14:paraId="07ECDD6D" w14:textId="5B2BB4ED" w:rsidR="00CC2337" w:rsidRPr="00240E53" w:rsidRDefault="00CC2337" w:rsidP="00281026">
      <w:pPr>
        <w:pStyle w:val="Prrafodelista"/>
        <w:numPr>
          <w:ilvl w:val="0"/>
          <w:numId w:val="22"/>
        </w:numPr>
        <w:rPr>
          <w:rFonts w:cs="Arial"/>
          <w:szCs w:val="20"/>
        </w:rPr>
      </w:pPr>
      <w:r w:rsidRPr="00240E53">
        <w:rPr>
          <w:rFonts w:cs="Arial"/>
          <w:szCs w:val="20"/>
        </w:rPr>
        <w:t xml:space="preserve">Innovación </w:t>
      </w:r>
    </w:p>
    <w:p w14:paraId="24F74377" w14:textId="5ABEAC69" w:rsidR="00CC2337" w:rsidRPr="00240E53" w:rsidRDefault="00CC2337" w:rsidP="00281026">
      <w:pPr>
        <w:pStyle w:val="Prrafodelista"/>
        <w:numPr>
          <w:ilvl w:val="0"/>
          <w:numId w:val="22"/>
        </w:numPr>
        <w:rPr>
          <w:rFonts w:cs="Arial"/>
          <w:szCs w:val="20"/>
        </w:rPr>
      </w:pPr>
      <w:r w:rsidRPr="00240E53">
        <w:rPr>
          <w:rFonts w:cs="Arial"/>
          <w:szCs w:val="20"/>
        </w:rPr>
        <w:t xml:space="preserve">Transparencia </w:t>
      </w:r>
    </w:p>
    <w:p w14:paraId="3CE3EDCB" w14:textId="6B8A5065" w:rsidR="00CC2337" w:rsidRPr="00240E53" w:rsidRDefault="00CC2337" w:rsidP="00281026">
      <w:pPr>
        <w:pStyle w:val="Prrafodelista"/>
        <w:numPr>
          <w:ilvl w:val="0"/>
          <w:numId w:val="22"/>
        </w:numPr>
        <w:rPr>
          <w:rFonts w:cs="Arial"/>
          <w:szCs w:val="20"/>
        </w:rPr>
      </w:pPr>
      <w:r w:rsidRPr="00240E53">
        <w:rPr>
          <w:rFonts w:cs="Arial"/>
          <w:szCs w:val="20"/>
        </w:rPr>
        <w:t xml:space="preserve">Apertura </w:t>
      </w:r>
    </w:p>
    <w:p w14:paraId="0F265C1E" w14:textId="5A90B18B" w:rsidR="00CC2337" w:rsidRPr="00240E53" w:rsidRDefault="00CC2337" w:rsidP="00281026">
      <w:pPr>
        <w:pStyle w:val="Prrafodelista"/>
        <w:numPr>
          <w:ilvl w:val="0"/>
          <w:numId w:val="22"/>
        </w:numPr>
        <w:rPr>
          <w:rFonts w:cs="Arial"/>
          <w:szCs w:val="20"/>
        </w:rPr>
      </w:pPr>
      <w:r w:rsidRPr="00240E53">
        <w:rPr>
          <w:rFonts w:cs="Arial"/>
          <w:szCs w:val="20"/>
        </w:rPr>
        <w:t xml:space="preserve">Compromiso </w:t>
      </w:r>
    </w:p>
    <w:p w14:paraId="24326794" w14:textId="284E1DE5" w:rsidR="00281026" w:rsidRDefault="00CC2337" w:rsidP="00CC2337">
      <w:pPr>
        <w:pStyle w:val="Prrafodelista"/>
        <w:numPr>
          <w:ilvl w:val="0"/>
          <w:numId w:val="22"/>
        </w:numPr>
        <w:rPr>
          <w:rFonts w:cs="Arial"/>
          <w:szCs w:val="20"/>
        </w:rPr>
      </w:pPr>
      <w:r w:rsidRPr="00240E53">
        <w:rPr>
          <w:rFonts w:cs="Arial"/>
          <w:szCs w:val="20"/>
        </w:rPr>
        <w:t>Confiabilidad</w:t>
      </w:r>
    </w:p>
    <w:p w14:paraId="00856FE9" w14:textId="64DEF734" w:rsidR="001548A7" w:rsidRPr="00240E53" w:rsidRDefault="001548A7" w:rsidP="00CC2337">
      <w:pPr>
        <w:rPr>
          <w:rFonts w:cs="Arial"/>
          <w:szCs w:val="20"/>
        </w:rPr>
      </w:pPr>
      <w:r w:rsidRPr="00240E53">
        <w:rPr>
          <w:rFonts w:cs="Arial"/>
          <w:szCs w:val="20"/>
        </w:rPr>
        <w:t>Croquis:</w:t>
      </w:r>
    </w:p>
    <w:p w14:paraId="4EFA77E4" w14:textId="77777777" w:rsidR="007347DC" w:rsidRDefault="001548A7" w:rsidP="007347DC">
      <w:pPr>
        <w:keepNext/>
        <w:rPr>
          <w:ins w:id="648" w:author="Carlos Ivan Perez" w:date="2025-10-15T18:52:00Z" w16du:dateUtc="2025-10-16T00:52:00Z"/>
        </w:rPr>
      </w:pPr>
      <w:r w:rsidRPr="006B2C62">
        <w:rPr>
          <w:rFonts w:cs="Arial"/>
          <w:noProof/>
        </w:rPr>
        <w:lastRenderedPageBreak/>
        <w:drawing>
          <wp:inline distT="0" distB="0" distL="0" distR="0" wp14:anchorId="69822AB4" wp14:editId="2978BA12">
            <wp:extent cx="4382112" cy="5487166"/>
            <wp:effectExtent l="0" t="0" r="0" b="0"/>
            <wp:docPr id="214398443"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443" name="Imagen 1" descr="Aplicación&#10;&#10;El contenido generado por IA puede ser incorrecto."/>
                    <pic:cNvPicPr/>
                  </pic:nvPicPr>
                  <pic:blipFill>
                    <a:blip r:embed="rId18"/>
                    <a:stretch>
                      <a:fillRect/>
                    </a:stretch>
                  </pic:blipFill>
                  <pic:spPr>
                    <a:xfrm>
                      <a:off x="0" y="0"/>
                      <a:ext cx="4382112" cy="5487166"/>
                    </a:xfrm>
                    <a:prstGeom prst="rect">
                      <a:avLst/>
                    </a:prstGeom>
                  </pic:spPr>
                </pic:pic>
              </a:graphicData>
            </a:graphic>
          </wp:inline>
        </w:drawing>
      </w:r>
    </w:p>
    <w:p w14:paraId="6109E35E" w14:textId="0C768E2B" w:rsidR="007347DC" w:rsidRDefault="007347DC" w:rsidP="007347DC">
      <w:pPr>
        <w:pStyle w:val="Descripcin"/>
        <w:rPr>
          <w:ins w:id="649" w:author="Carlos Ivan Perez" w:date="2025-10-15T18:51:00Z" w16du:dateUtc="2025-10-16T00:51:00Z"/>
        </w:rPr>
        <w:pPrChange w:id="650" w:author="Carlos Ivan Perez" w:date="2025-10-15T18:52:00Z" w16du:dateUtc="2025-10-16T00:52:00Z">
          <w:pPr/>
        </w:pPrChange>
      </w:pPr>
      <w:bookmarkStart w:id="651" w:name="_Toc211446802"/>
      <w:ins w:id="652" w:author="Carlos Ivan Perez" w:date="2025-10-15T18:52:00Z" w16du:dateUtc="2025-10-16T00:52:00Z">
        <w:r>
          <w:t xml:space="preserve">Fig. </w:t>
        </w:r>
        <w:r>
          <w:fldChar w:fldCharType="begin"/>
        </w:r>
        <w:r>
          <w:instrText xml:space="preserve"> SEQ Fig. \* ARABIC </w:instrText>
        </w:r>
      </w:ins>
      <w:r>
        <w:fldChar w:fldCharType="separate"/>
      </w:r>
      <w:ins w:id="653" w:author="Carlos Ivan Perez" w:date="2025-10-15T18:52:00Z" w16du:dateUtc="2025-10-16T00:52:00Z">
        <w:r w:rsidR="00D2580D">
          <w:rPr>
            <w:noProof/>
          </w:rPr>
          <w:t>1</w:t>
        </w:r>
        <w:r>
          <w:fldChar w:fldCharType="end"/>
        </w:r>
        <w:r>
          <w:t xml:space="preserve"> Croquis de INFOTEC.</w:t>
        </w:r>
      </w:ins>
      <w:bookmarkEnd w:id="651"/>
    </w:p>
    <w:p w14:paraId="37211837" w14:textId="3DCE4117" w:rsidR="001548A7" w:rsidDel="00D2580D" w:rsidRDefault="001548A7" w:rsidP="007347DC">
      <w:pPr>
        <w:pStyle w:val="Descripcin"/>
        <w:rPr>
          <w:del w:id="654" w:author="Carlos Ivan Perez" w:date="2025-10-15T18:52:00Z" w16du:dateUtc="2025-10-16T00:52:00Z"/>
          <w:rFonts w:cs="Arial"/>
        </w:rPr>
        <w:pPrChange w:id="655" w:author="Carlos Ivan Perez" w:date="2025-10-15T18:51:00Z" w16du:dateUtc="2025-10-16T00:51:00Z">
          <w:pPr/>
        </w:pPrChange>
      </w:pPr>
    </w:p>
    <w:p w14:paraId="1AE4962A" w14:textId="410E9891" w:rsidR="007347DC" w:rsidDel="00D2580D" w:rsidRDefault="007347DC" w:rsidP="00CC2337">
      <w:pPr>
        <w:rPr>
          <w:del w:id="656" w:author="Carlos Ivan Perez" w:date="2025-10-15T18:53:00Z" w16du:dateUtc="2025-10-16T00:53:00Z"/>
          <w:rFonts w:cs="Arial"/>
        </w:rPr>
      </w:pPr>
    </w:p>
    <w:p w14:paraId="233AE39A" w14:textId="4DF4B15A" w:rsidR="001A47E9" w:rsidRPr="006B2C62" w:rsidDel="00D2580D" w:rsidRDefault="001A47E9" w:rsidP="00CC2337">
      <w:pPr>
        <w:rPr>
          <w:del w:id="657" w:author="Carlos Ivan Perez" w:date="2025-10-15T18:53:00Z" w16du:dateUtc="2025-10-16T00:53:00Z"/>
          <w:rFonts w:cs="Arial"/>
        </w:rPr>
      </w:pPr>
    </w:p>
    <w:p w14:paraId="52507F70" w14:textId="577C4BC3" w:rsidR="00CC2337" w:rsidRPr="00A466CE" w:rsidRDefault="00694A27" w:rsidP="00694A27">
      <w:pPr>
        <w:pStyle w:val="Ttulo3"/>
        <w:rPr>
          <w:rFonts w:cs="Arial"/>
          <w:szCs w:val="24"/>
        </w:rPr>
      </w:pPr>
      <w:bookmarkStart w:id="658" w:name="_Toc210733310"/>
      <w:r>
        <w:rPr>
          <w:rFonts w:cs="Arial"/>
          <w:szCs w:val="24"/>
        </w:rPr>
        <w:t xml:space="preserve">2.4.2 </w:t>
      </w:r>
      <w:r w:rsidR="00CC2337" w:rsidRPr="00A466CE">
        <w:rPr>
          <w:rFonts w:cs="Arial"/>
          <w:szCs w:val="24"/>
        </w:rPr>
        <w:t>Descripción del departamento o área de trabajo</w:t>
      </w:r>
      <w:bookmarkEnd w:id="658"/>
    </w:p>
    <w:p w14:paraId="2AC06911" w14:textId="77777777" w:rsidR="00240E53" w:rsidRPr="00240E53" w:rsidRDefault="00240E53" w:rsidP="00240E53">
      <w:pPr>
        <w:rPr>
          <w:rFonts w:cs="Arial"/>
          <w:szCs w:val="20"/>
        </w:rPr>
      </w:pPr>
    </w:p>
    <w:p w14:paraId="5CC77FD1" w14:textId="45929176" w:rsidR="00CC2337" w:rsidRPr="00240E53" w:rsidRDefault="001548A7" w:rsidP="001548A7">
      <w:pPr>
        <w:pStyle w:val="Prrafodelista"/>
        <w:numPr>
          <w:ilvl w:val="0"/>
          <w:numId w:val="17"/>
        </w:numPr>
        <w:rPr>
          <w:rFonts w:cs="Arial"/>
          <w:szCs w:val="20"/>
        </w:rPr>
      </w:pPr>
      <w:r w:rsidRPr="00240E53">
        <w:rPr>
          <w:rFonts w:cs="Arial"/>
          <w:szCs w:val="20"/>
        </w:rPr>
        <w:t>Nombre del departamento: Biblioteca</w:t>
      </w:r>
      <w:ins w:id="659" w:author="Carlos Ivan Perez" w:date="2025-10-15T18:54:00Z" w16du:dateUtc="2025-10-16T00:54:00Z">
        <w:r w:rsidR="00D2580D">
          <w:rPr>
            <w:rFonts w:cs="Arial"/>
            <w:szCs w:val="20"/>
          </w:rPr>
          <w:t>.</w:t>
        </w:r>
      </w:ins>
    </w:p>
    <w:p w14:paraId="07DCA353" w14:textId="780FA30F" w:rsidR="001548A7" w:rsidRPr="00240E53" w:rsidRDefault="001548A7" w:rsidP="001548A7">
      <w:pPr>
        <w:pStyle w:val="Prrafodelista"/>
        <w:numPr>
          <w:ilvl w:val="0"/>
          <w:numId w:val="17"/>
        </w:numPr>
        <w:rPr>
          <w:rFonts w:cs="Arial"/>
          <w:szCs w:val="20"/>
        </w:rPr>
      </w:pPr>
      <w:r w:rsidRPr="00240E53">
        <w:rPr>
          <w:rFonts w:cs="Arial"/>
          <w:szCs w:val="20"/>
        </w:rPr>
        <w:lastRenderedPageBreak/>
        <w:t>Descripción del área en que se participó: Este espacio cuenta con recursos bibliográficos especializados en inteligencia artificial y programación general, brindando un entorno adecuado para el desarrollo del proyecto.</w:t>
      </w:r>
      <w:ins w:id="660" w:author="Carlos Ivan Perez" w:date="2025-10-15T18:54:00Z" w16du:dateUtc="2025-10-16T00:54:00Z">
        <w:r w:rsidR="00D2580D">
          <w:rPr>
            <w:rFonts w:cs="Arial"/>
            <w:szCs w:val="20"/>
          </w:rPr>
          <w:t xml:space="preserve"> /</w:t>
        </w:r>
        <w:proofErr w:type="gramStart"/>
        <w:r w:rsidR="00D2580D">
          <w:rPr>
            <w:rFonts w:cs="Arial"/>
            <w:szCs w:val="20"/>
          </w:rPr>
          <w:t>/¿</w:t>
        </w:r>
        <w:proofErr w:type="gramEnd"/>
        <w:r w:rsidR="00D2580D">
          <w:rPr>
            <w:rFonts w:cs="Arial"/>
            <w:szCs w:val="20"/>
          </w:rPr>
          <w:t>Qué se hace en esa área?</w:t>
        </w:r>
      </w:ins>
    </w:p>
    <w:p w14:paraId="6E24BB73" w14:textId="77777777" w:rsidR="001548A7" w:rsidRPr="006B2C62" w:rsidRDefault="001548A7" w:rsidP="001548A7">
      <w:pPr>
        <w:ind w:left="360"/>
        <w:rPr>
          <w:rFonts w:cs="Arial"/>
        </w:rPr>
      </w:pPr>
    </w:p>
    <w:p w14:paraId="1EE6D21F" w14:textId="484ABE1D" w:rsidR="002B69BC" w:rsidRPr="00A466CE" w:rsidRDefault="00694A27" w:rsidP="00694A27">
      <w:pPr>
        <w:pStyle w:val="Ttulo2"/>
        <w:rPr>
          <w:rFonts w:cs="Arial"/>
          <w:szCs w:val="29"/>
        </w:rPr>
      </w:pPr>
      <w:bookmarkStart w:id="661" w:name="_Toc210733311"/>
      <w:r>
        <w:rPr>
          <w:rFonts w:cs="Arial"/>
          <w:szCs w:val="29"/>
        </w:rPr>
        <w:t>2.5</w:t>
      </w:r>
      <w:r w:rsidR="00EC44A9">
        <w:rPr>
          <w:rFonts w:cs="Arial"/>
          <w:szCs w:val="29"/>
        </w:rPr>
        <w:t xml:space="preserve"> </w:t>
      </w:r>
      <w:r w:rsidR="001548A7" w:rsidRPr="00A466CE">
        <w:rPr>
          <w:rFonts w:cs="Arial"/>
          <w:szCs w:val="29"/>
        </w:rPr>
        <w:t>Problemas a resolver</w:t>
      </w:r>
      <w:bookmarkEnd w:id="661"/>
    </w:p>
    <w:p w14:paraId="2D97B32E" w14:textId="77777777" w:rsidR="00240E53" w:rsidRPr="008B2C8B" w:rsidRDefault="00240E53" w:rsidP="00240E53">
      <w:pPr>
        <w:rPr>
          <w:rFonts w:cs="Arial"/>
          <w:szCs w:val="20"/>
        </w:rPr>
      </w:pPr>
    </w:p>
    <w:p w14:paraId="3111E869" w14:textId="1B63B522" w:rsidR="00240E53" w:rsidRDefault="00560BB5" w:rsidP="001A47E9">
      <w:pPr>
        <w:ind w:firstLine="425"/>
        <w:rPr>
          <w:rFonts w:cs="Arial"/>
          <w:szCs w:val="20"/>
        </w:rPr>
      </w:pPr>
      <w:r w:rsidRPr="00240E53">
        <w:rPr>
          <w:rFonts w:cs="Arial"/>
          <w:szCs w:val="20"/>
        </w:rPr>
        <w:t>Previo al inicio del proyecto, se detectaron diversas problemáticas que obstaculizan la correcta clasificación de residuos, afectando tanto la eficiencia del proceso como la posibilidad de implementar soluciones sostenibles. Estas problemáticas se han priorizado de acuerdo con su impacto en el desarrollo del sistema y se vinculan directamente con los objetivos específicos planteados.</w:t>
      </w:r>
    </w:p>
    <w:p w14:paraId="201AFF92" w14:textId="77777777" w:rsidR="008B2C8B" w:rsidRDefault="008B2C8B" w:rsidP="00240E53">
      <w:pPr>
        <w:rPr>
          <w:rFonts w:cs="Arial"/>
          <w:szCs w:val="20"/>
        </w:rPr>
      </w:pPr>
    </w:p>
    <w:p w14:paraId="40143A03" w14:textId="00831D86" w:rsidR="008B2C8B" w:rsidRPr="008B2C8B" w:rsidRDefault="008B2C8B" w:rsidP="008B2C8B">
      <w:pPr>
        <w:numPr>
          <w:ilvl w:val="0"/>
          <w:numId w:val="9"/>
        </w:numPr>
        <w:rPr>
          <w:rFonts w:cs="Arial"/>
          <w:szCs w:val="20"/>
        </w:rPr>
      </w:pPr>
      <w:r w:rsidRPr="008B2C8B">
        <w:rPr>
          <w:rFonts w:cs="Arial"/>
          <w:szCs w:val="20"/>
        </w:rPr>
        <w:t>Falta de herramientas tecnológicas adecuadas para la clasificación de residuos.</w:t>
      </w:r>
      <w:r w:rsidRPr="008B2C8B">
        <w:rPr>
          <w:rFonts w:cs="Arial"/>
          <w:szCs w:val="20"/>
        </w:rPr>
        <w:br/>
        <w:t>Actualmente, los métodos manuales son poco eficientes, dependen del criterio del usuario y generan errores frecuentes en la separación de basura. Esta problemática se relaciona con el objetivo de investigar herramientas y tecnologías disponibles que permitan diseñar un sistema confiable y eficiente. </w:t>
      </w:r>
    </w:p>
    <w:p w14:paraId="63025F87" w14:textId="2EF7C605" w:rsidR="008B2C8B" w:rsidRPr="008B2C8B" w:rsidRDefault="008B2C8B" w:rsidP="008B2C8B">
      <w:pPr>
        <w:numPr>
          <w:ilvl w:val="0"/>
          <w:numId w:val="10"/>
        </w:numPr>
        <w:rPr>
          <w:rFonts w:cs="Arial"/>
          <w:szCs w:val="20"/>
        </w:rPr>
      </w:pPr>
      <w:r w:rsidRPr="008B2C8B">
        <w:rPr>
          <w:rFonts w:cs="Arial"/>
          <w:szCs w:val="20"/>
        </w:rPr>
        <w:t>Limitaciones en la selección de materiales y métodos de implementación.</w:t>
      </w:r>
      <w:r w:rsidRPr="008B2C8B">
        <w:rPr>
          <w:rFonts w:cs="Arial"/>
          <w:szCs w:val="20"/>
        </w:rPr>
        <w:br/>
        <w:t>Existen múltiples alternativas para construir el prototipo, pero no todas ofrecen un balance entre calidad, costo y rendimiento. Resolver este problema es clave para optimizar recursos, asegurando que la solución sea funcional y económicamente viable. </w:t>
      </w:r>
    </w:p>
    <w:p w14:paraId="7A31D8F6" w14:textId="730FD8C7" w:rsidR="008B2C8B" w:rsidRPr="008B2C8B" w:rsidRDefault="008B2C8B" w:rsidP="008B2C8B">
      <w:pPr>
        <w:numPr>
          <w:ilvl w:val="0"/>
          <w:numId w:val="10"/>
        </w:numPr>
        <w:rPr>
          <w:rFonts w:cs="Arial"/>
          <w:szCs w:val="20"/>
        </w:rPr>
      </w:pPr>
      <w:r w:rsidRPr="008B2C8B">
        <w:rPr>
          <w:rFonts w:cs="Arial"/>
          <w:szCs w:val="20"/>
        </w:rPr>
        <w:t>Ausencia de una estructura física y lógica definida del sistema.</w:t>
      </w:r>
      <w:r w:rsidRPr="008B2C8B">
        <w:rPr>
          <w:rFonts w:cs="Arial"/>
          <w:szCs w:val="20"/>
        </w:rPr>
        <w:br/>
        <w:t>Sin un diseño previo, la disposición de los componentes electrónicos y el software podría generar incompatibilidades y bajo rendimiento. Este problema motiva el objetivo de diseñar el modelo en 3D y definir la arquitectura del software y hardware, priorizando la estabilidad y escalabilidad del sistema.</w:t>
      </w:r>
    </w:p>
    <w:p w14:paraId="6806E632" w14:textId="3DD4C601" w:rsidR="008B2C8B" w:rsidRPr="008B2C8B" w:rsidRDefault="008B2C8B" w:rsidP="008B2C8B">
      <w:pPr>
        <w:numPr>
          <w:ilvl w:val="0"/>
          <w:numId w:val="10"/>
        </w:numPr>
        <w:rPr>
          <w:rFonts w:cs="Arial"/>
          <w:szCs w:val="20"/>
        </w:rPr>
      </w:pPr>
      <w:r w:rsidRPr="008B2C8B">
        <w:rPr>
          <w:rFonts w:cs="Arial"/>
          <w:szCs w:val="20"/>
        </w:rPr>
        <w:t>Dificultades en la integración del hardware con el software.</w:t>
      </w:r>
      <w:r w:rsidRPr="008B2C8B">
        <w:rPr>
          <w:rFonts w:cs="Arial"/>
          <w:szCs w:val="20"/>
        </w:rPr>
        <w:br/>
        <w:t>La falta de sincronización entre la cámara, sensores, actuadores y el modelo de IA puede limitar la operatividad del sistema. Por ello, se debe ensamblar e integrar los componentes electrónicos de manera robusta, además de programar el microcontrolador para garantizar una clasificación automática y precisa.</w:t>
      </w:r>
    </w:p>
    <w:p w14:paraId="56994067" w14:textId="21C96AF5" w:rsidR="00D2580D" w:rsidRDefault="008B2C8B" w:rsidP="008B2C8B">
      <w:pPr>
        <w:numPr>
          <w:ilvl w:val="0"/>
          <w:numId w:val="10"/>
        </w:numPr>
        <w:rPr>
          <w:ins w:id="662" w:author="Carlos Ivan Perez" w:date="2025-10-15T19:00:00Z" w16du:dateUtc="2025-10-16T01:00:00Z"/>
          <w:rFonts w:cs="Arial"/>
          <w:szCs w:val="20"/>
        </w:rPr>
      </w:pPr>
      <w:del w:id="663" w:author="Carlos Ivan Perez" w:date="2025-10-15T19:03:00Z" w16du:dateUtc="2025-10-16T01:03:00Z">
        <w:r w:rsidRPr="008B2C8B" w:rsidDel="00F418C3">
          <w:rPr>
            <w:rFonts w:cs="Arial"/>
            <w:szCs w:val="20"/>
          </w:rPr>
          <w:lastRenderedPageBreak/>
          <w:delText>Incertidumbre en la precisión y confiabilidad del modelo de inteligencia artificial.</w:delText>
        </w:r>
        <w:r w:rsidRPr="008B2C8B" w:rsidDel="00F418C3">
          <w:rPr>
            <w:rFonts w:cs="Arial"/>
            <w:szCs w:val="20"/>
          </w:rPr>
          <w:br/>
        </w:r>
      </w:del>
      <w:r w:rsidRPr="008B2C8B">
        <w:rPr>
          <w:rFonts w:cs="Arial"/>
          <w:szCs w:val="20"/>
        </w:rPr>
        <w:t>La clasificación errónea de residuos comprometería la utilidad del sistema</w:t>
      </w:r>
      <w:ins w:id="664" w:author="Carlos Ivan Perez" w:date="2025-10-15T19:03:00Z" w16du:dateUtc="2025-10-16T01:03:00Z">
        <w:r w:rsidR="00F418C3">
          <w:rPr>
            <w:rFonts w:cs="Arial"/>
            <w:szCs w:val="20"/>
          </w:rPr>
          <w:t>, g</w:t>
        </w:r>
      </w:ins>
      <w:del w:id="665" w:author="Carlos Ivan Perez" w:date="2025-10-15T19:03:00Z" w16du:dateUtc="2025-10-16T01:03:00Z">
        <w:r w:rsidRPr="008B2C8B" w:rsidDel="00F418C3">
          <w:rPr>
            <w:rFonts w:cs="Arial"/>
            <w:szCs w:val="20"/>
          </w:rPr>
          <w:delText xml:space="preserve">. </w:delText>
        </w:r>
      </w:del>
      <w:ins w:id="666" w:author="Carlos Ivan Perez" w:date="2025-10-15T19:03:00Z" w16du:dateUtc="2025-10-16T01:03:00Z">
        <w:r w:rsidR="00F418C3">
          <w:rPr>
            <w:rFonts w:cs="Arial"/>
            <w:szCs w:val="20"/>
          </w:rPr>
          <w:t xml:space="preserve">enerando incertidumbre en la precisión y confiabilidad del modelo de inteligencia artificial. </w:t>
        </w:r>
      </w:ins>
    </w:p>
    <w:p w14:paraId="497813A4" w14:textId="77777777" w:rsidR="00D2580D" w:rsidRDefault="00D2580D" w:rsidP="00F418C3">
      <w:pPr>
        <w:ind w:left="720"/>
        <w:rPr>
          <w:ins w:id="667" w:author="Carlos Ivan Perez" w:date="2025-10-15T19:00:00Z" w16du:dateUtc="2025-10-16T01:00:00Z"/>
          <w:rFonts w:cs="Arial"/>
          <w:szCs w:val="20"/>
        </w:rPr>
        <w:pPrChange w:id="668" w:author="Carlos Ivan Perez" w:date="2025-10-15T19:07:00Z" w16du:dateUtc="2025-10-16T01:07:00Z">
          <w:pPr>
            <w:numPr>
              <w:numId w:val="10"/>
            </w:numPr>
            <w:tabs>
              <w:tab w:val="num" w:pos="720"/>
            </w:tabs>
            <w:ind w:left="720" w:hanging="360"/>
          </w:pPr>
        </w:pPrChange>
      </w:pPr>
    </w:p>
    <w:p w14:paraId="3DF494D4" w14:textId="77777777" w:rsidR="00D2580D" w:rsidRDefault="00D2580D" w:rsidP="00F418C3">
      <w:pPr>
        <w:rPr>
          <w:ins w:id="669" w:author="Carlos Ivan Perez" w:date="2025-10-15T19:00:00Z" w16du:dateUtc="2025-10-16T01:00:00Z"/>
          <w:rFonts w:cs="Arial"/>
          <w:szCs w:val="20"/>
        </w:rPr>
        <w:pPrChange w:id="670" w:author="Carlos Ivan Perez" w:date="2025-10-15T19:07:00Z" w16du:dateUtc="2025-10-16T01:07:00Z">
          <w:pPr>
            <w:numPr>
              <w:numId w:val="10"/>
            </w:numPr>
            <w:tabs>
              <w:tab w:val="num" w:pos="720"/>
            </w:tabs>
            <w:ind w:left="720" w:hanging="360"/>
          </w:pPr>
        </w:pPrChange>
      </w:pPr>
    </w:p>
    <w:p w14:paraId="25088A70" w14:textId="2AEA25BF" w:rsidR="008B2C8B" w:rsidRPr="008B2C8B" w:rsidRDefault="008B2C8B" w:rsidP="008B2C8B">
      <w:pPr>
        <w:numPr>
          <w:ilvl w:val="0"/>
          <w:numId w:val="10"/>
        </w:numPr>
        <w:rPr>
          <w:rFonts w:cs="Arial"/>
          <w:szCs w:val="20"/>
        </w:rPr>
      </w:pPr>
      <w:r w:rsidRPr="008B2C8B">
        <w:rPr>
          <w:rFonts w:cs="Arial"/>
          <w:szCs w:val="20"/>
        </w:rPr>
        <w:t xml:space="preserve">Este problema se aborda mediante pruebas exhaustivas de funcionamiento, validando tanto la exactitud del modelo como la respuesta del </w:t>
      </w:r>
      <w:proofErr w:type="gramStart"/>
      <w:r w:rsidRPr="008B2C8B">
        <w:rPr>
          <w:rFonts w:cs="Arial"/>
          <w:szCs w:val="20"/>
        </w:rPr>
        <w:t>hardware.</w:t>
      </w:r>
      <w:ins w:id="671" w:author="Carlos Ivan Perez" w:date="2025-10-15T19:04:00Z" w16du:dateUtc="2025-10-16T01:04:00Z">
        <w:r w:rsidR="00F418C3">
          <w:rPr>
            <w:rFonts w:cs="Arial"/>
            <w:szCs w:val="20"/>
          </w:rPr>
          <w:t>/</w:t>
        </w:r>
        <w:proofErr w:type="gramEnd"/>
        <w:r w:rsidR="00F418C3">
          <w:rPr>
            <w:rFonts w:cs="Arial"/>
            <w:szCs w:val="20"/>
          </w:rPr>
          <w:t>/Agregar en la conclusión.</w:t>
        </w:r>
      </w:ins>
    </w:p>
    <w:p w14:paraId="160EBB0A" w14:textId="3C49412D" w:rsidR="008B2C8B" w:rsidRPr="008B2C8B" w:rsidRDefault="008B2C8B" w:rsidP="008B2C8B">
      <w:pPr>
        <w:numPr>
          <w:ilvl w:val="0"/>
          <w:numId w:val="10"/>
        </w:numPr>
        <w:rPr>
          <w:rFonts w:cs="Arial"/>
          <w:szCs w:val="20"/>
        </w:rPr>
      </w:pPr>
      <w:r w:rsidRPr="008B2C8B">
        <w:rPr>
          <w:rFonts w:cs="Arial"/>
          <w:szCs w:val="20"/>
        </w:rPr>
        <w:t>Riesgos en la implementación real del sistema.</w:t>
      </w:r>
      <w:r w:rsidRPr="008B2C8B">
        <w:rPr>
          <w:rFonts w:cs="Arial"/>
          <w:szCs w:val="20"/>
        </w:rPr>
        <w:br/>
        <w:t>En escenarios reales pueden surgir limitaciones no previstas, como variaciones en iluminación, formas irregulares de residuos o fallas en los sensores. Para ello, es fundamental identificar barreras y proponer soluciones de mejora continua, asegurando la viabilidad del sistema en diferentes contextos.</w:t>
      </w:r>
      <w:ins w:id="672" w:author="Carlos Ivan Perez" w:date="2025-10-15T18:57:00Z" w16du:dateUtc="2025-10-16T00:57:00Z">
        <w:r w:rsidR="00D2580D">
          <w:rPr>
            <w:rFonts w:cs="Arial"/>
            <w:szCs w:val="20"/>
          </w:rPr>
          <w:t xml:space="preserve"> //Agregar en las conclusiones.</w:t>
        </w:r>
      </w:ins>
    </w:p>
    <w:p w14:paraId="2D095FB5" w14:textId="77777777" w:rsidR="008B2C8B" w:rsidRPr="008B2C8B" w:rsidRDefault="008B2C8B" w:rsidP="008B2C8B">
      <w:pPr>
        <w:rPr>
          <w:rFonts w:cs="Arial"/>
          <w:szCs w:val="20"/>
        </w:rPr>
      </w:pPr>
    </w:p>
    <w:p w14:paraId="5D9D0066" w14:textId="5D7D8B56" w:rsidR="002B69BC" w:rsidRPr="00A466CE" w:rsidRDefault="00694A27" w:rsidP="00694A27">
      <w:pPr>
        <w:pStyle w:val="Ttulo2"/>
        <w:rPr>
          <w:rFonts w:cs="Arial"/>
          <w:szCs w:val="29"/>
        </w:rPr>
      </w:pPr>
      <w:bookmarkStart w:id="673" w:name="_Toc210733312"/>
      <w:r>
        <w:rPr>
          <w:rFonts w:cs="Arial"/>
          <w:szCs w:val="29"/>
        </w:rPr>
        <w:t>2.6</w:t>
      </w:r>
      <w:r w:rsidR="0083563B">
        <w:rPr>
          <w:rFonts w:cs="Arial"/>
          <w:szCs w:val="29"/>
        </w:rPr>
        <w:t xml:space="preserve"> </w:t>
      </w:r>
      <w:r w:rsidR="00560BB5" w:rsidRPr="00A466CE">
        <w:rPr>
          <w:rFonts w:cs="Arial"/>
          <w:szCs w:val="29"/>
        </w:rPr>
        <w:t>Alcances y limitaciones</w:t>
      </w:r>
      <w:bookmarkEnd w:id="673"/>
    </w:p>
    <w:p w14:paraId="34F0247C" w14:textId="77777777" w:rsidR="00240E53" w:rsidRPr="008B2C8B" w:rsidRDefault="00240E53" w:rsidP="003E3920">
      <w:pPr>
        <w:rPr>
          <w:rFonts w:cs="Arial"/>
          <w:szCs w:val="20"/>
        </w:rPr>
      </w:pPr>
    </w:p>
    <w:p w14:paraId="2F57C91F" w14:textId="7A8A343D" w:rsidR="00560BB5" w:rsidRDefault="000C1118" w:rsidP="000C1118">
      <w:pPr>
        <w:pStyle w:val="Ttulo3"/>
      </w:pPr>
      <w:bookmarkStart w:id="674" w:name="_Toc210733313"/>
      <w:r>
        <w:t xml:space="preserve">2.6.1 </w:t>
      </w:r>
      <w:r w:rsidR="00281026" w:rsidRPr="008B2C8B">
        <w:t>Alcances</w:t>
      </w:r>
      <w:bookmarkEnd w:id="674"/>
    </w:p>
    <w:p w14:paraId="570C511E" w14:textId="77777777" w:rsidR="008B2C8B" w:rsidRDefault="008B2C8B" w:rsidP="00560BB5">
      <w:pPr>
        <w:rPr>
          <w:rFonts w:cs="Arial"/>
          <w:b/>
          <w:bCs/>
          <w:szCs w:val="20"/>
        </w:rPr>
      </w:pPr>
    </w:p>
    <w:p w14:paraId="22296558" w14:textId="77777777" w:rsidR="00A466CE" w:rsidRPr="00A466CE" w:rsidRDefault="00A466CE" w:rsidP="00A466CE">
      <w:pPr>
        <w:numPr>
          <w:ilvl w:val="0"/>
          <w:numId w:val="19"/>
        </w:numPr>
        <w:rPr>
          <w:rFonts w:cs="Arial"/>
          <w:szCs w:val="20"/>
        </w:rPr>
      </w:pPr>
      <w:r w:rsidRPr="00A466CE">
        <w:rPr>
          <w:rFonts w:cs="Arial"/>
          <w:szCs w:val="20"/>
        </w:rPr>
        <w:t>Desarrollo de un prototipo funcional que clasifique residuos en orgánicos e inorgánicos, utilizando un microcontrolador ESP32-CAM, sensores y una pantalla ILI9341 como interfaz de retroalimentación.</w:t>
      </w:r>
    </w:p>
    <w:p w14:paraId="29219AE4" w14:textId="7C655C0A" w:rsidR="00A466CE" w:rsidRPr="00A466CE" w:rsidRDefault="00A466CE" w:rsidP="00A466CE">
      <w:pPr>
        <w:numPr>
          <w:ilvl w:val="0"/>
          <w:numId w:val="19"/>
        </w:numPr>
        <w:rPr>
          <w:rFonts w:cs="Arial"/>
          <w:szCs w:val="20"/>
        </w:rPr>
      </w:pPr>
      <w:r w:rsidRPr="00A466CE">
        <w:rPr>
          <w:rFonts w:cs="Arial"/>
          <w:szCs w:val="20"/>
        </w:rPr>
        <w:t>Implementación de un modelo de inteligencia artificial entrenado con imágenes de residuos comunes</w:t>
      </w:r>
      <w:ins w:id="675" w:author="Carlos Ivan Perez" w:date="2025-10-15T19:15:00Z" w16du:dateUtc="2025-10-16T01:15:00Z">
        <w:r w:rsidR="007B70DE">
          <w:rPr>
            <w:rFonts w:cs="Arial"/>
            <w:szCs w:val="20"/>
          </w:rPr>
          <w:t>//especificar los residuos que sí detecta</w:t>
        </w:r>
      </w:ins>
      <w:ins w:id="676" w:author="Carlos Ivan Perez" w:date="2025-10-15T19:17:00Z" w16du:dateUtc="2025-10-16T01:17:00Z">
        <w:r w:rsidR="007B70DE">
          <w:rPr>
            <w:rFonts w:cs="Arial"/>
            <w:szCs w:val="20"/>
          </w:rPr>
          <w:t xml:space="preserve"> (PET, papel bond, papel higiénico, todo tipo de cáscara, huesos, </w:t>
        </w:r>
      </w:ins>
      <w:ins w:id="677" w:author="Carlos Ivan Perez" w:date="2025-10-15T19:19:00Z" w16du:dateUtc="2025-10-16T01:19:00Z">
        <w:r w:rsidR="007B70DE">
          <w:rPr>
            <w:rFonts w:cs="Arial"/>
            <w:szCs w:val="20"/>
          </w:rPr>
          <w:t xml:space="preserve">latas de aluminio, cobre, </w:t>
        </w:r>
      </w:ins>
      <w:ins w:id="678" w:author="Carlos Ivan Perez" w:date="2025-10-15T19:17:00Z" w16du:dateUtc="2025-10-16T01:17:00Z">
        <w:r w:rsidR="007B70DE">
          <w:rPr>
            <w:rFonts w:cs="Arial"/>
            <w:szCs w:val="20"/>
          </w:rPr>
          <w:t>etc</w:t>
        </w:r>
      </w:ins>
      <w:ins w:id="679" w:author="Carlos Ivan Perez" w:date="2025-10-15T19:18:00Z" w16du:dateUtc="2025-10-16T01:18:00Z">
        <w:r w:rsidR="007B70DE">
          <w:rPr>
            <w:rFonts w:cs="Arial"/>
            <w:szCs w:val="20"/>
          </w:rPr>
          <w:t>.)</w:t>
        </w:r>
      </w:ins>
      <w:r w:rsidRPr="00A466CE">
        <w:rPr>
          <w:rFonts w:cs="Arial"/>
          <w:szCs w:val="20"/>
        </w:rPr>
        <w:t>, capaz de identificar y clasificar automáticamente con un nivel aceptable de precisión.</w:t>
      </w:r>
    </w:p>
    <w:p w14:paraId="093FDFF8" w14:textId="77777777" w:rsidR="00A466CE" w:rsidRPr="00A466CE" w:rsidRDefault="00A466CE" w:rsidP="00A466CE">
      <w:pPr>
        <w:numPr>
          <w:ilvl w:val="0"/>
          <w:numId w:val="19"/>
        </w:numPr>
        <w:rPr>
          <w:rFonts w:cs="Arial"/>
          <w:szCs w:val="20"/>
        </w:rPr>
      </w:pPr>
      <w:r w:rsidRPr="00A466CE">
        <w:rPr>
          <w:rFonts w:cs="Arial"/>
          <w:szCs w:val="20"/>
        </w:rPr>
        <w:t>Diseño 3D del sistema que permita visualizar la disposición del hardware, la estructura física y la lógica de operación del prototipo.</w:t>
      </w:r>
    </w:p>
    <w:p w14:paraId="727FD6FA" w14:textId="6A9ECAC7" w:rsidR="00A466CE" w:rsidRPr="006122A8" w:rsidRDefault="00A466CE" w:rsidP="00A466CE">
      <w:pPr>
        <w:numPr>
          <w:ilvl w:val="0"/>
          <w:numId w:val="19"/>
        </w:numPr>
        <w:rPr>
          <w:rFonts w:cs="Arial"/>
          <w:szCs w:val="20"/>
          <w:highlight w:val="yellow"/>
          <w:rPrChange w:id="680" w:author="Carlos Ivan Perez" w:date="2025-10-15T20:27:00Z" w16du:dateUtc="2025-10-16T02:27:00Z">
            <w:rPr>
              <w:rFonts w:cs="Arial"/>
              <w:szCs w:val="20"/>
            </w:rPr>
          </w:rPrChange>
        </w:rPr>
      </w:pPr>
      <w:r w:rsidRPr="006122A8">
        <w:rPr>
          <w:rFonts w:cs="Arial"/>
          <w:szCs w:val="20"/>
          <w:highlight w:val="yellow"/>
          <w:rPrChange w:id="681" w:author="Carlos Ivan Perez" w:date="2025-10-15T20:27:00Z" w16du:dateUtc="2025-10-16T02:27:00Z">
            <w:rPr>
              <w:rFonts w:cs="Arial"/>
              <w:szCs w:val="20"/>
            </w:rPr>
          </w:rPrChange>
        </w:rPr>
        <w:t xml:space="preserve">Integración de hardware y software, garantizando la comunicación entre cámara, servomotor, sensor ultrasónico y la pantalla para un funcionamiento </w:t>
      </w:r>
      <w:ins w:id="682" w:author="Carlos Ivan Perez" w:date="2025-10-15T20:28:00Z" w16du:dateUtc="2025-10-16T02:28:00Z">
        <w:r w:rsidR="006122A8">
          <w:rPr>
            <w:rFonts w:cs="Arial"/>
            <w:szCs w:val="20"/>
            <w:highlight w:val="yellow"/>
          </w:rPr>
          <w:t>b</w:t>
        </w:r>
      </w:ins>
      <w:ins w:id="683" w:author="Carlos Ivan Perez" w:date="2025-10-15T20:29:00Z" w16du:dateUtc="2025-10-16T02:29:00Z">
        <w:r w:rsidR="006122A8">
          <w:rPr>
            <w:rFonts w:cs="Arial"/>
            <w:szCs w:val="20"/>
            <w:highlight w:val="yellow"/>
          </w:rPr>
          <w:t xml:space="preserve">ásico </w:t>
        </w:r>
      </w:ins>
      <w:r w:rsidRPr="006122A8">
        <w:rPr>
          <w:rFonts w:cs="Arial"/>
          <w:szCs w:val="20"/>
          <w:highlight w:val="yellow"/>
          <w:rPrChange w:id="684" w:author="Carlos Ivan Perez" w:date="2025-10-15T20:27:00Z" w16du:dateUtc="2025-10-16T02:27:00Z">
            <w:rPr>
              <w:rFonts w:cs="Arial"/>
              <w:szCs w:val="20"/>
            </w:rPr>
          </w:rPrChange>
        </w:rPr>
        <w:t>coordinado.</w:t>
      </w:r>
    </w:p>
    <w:p w14:paraId="2D672344" w14:textId="77777777" w:rsidR="00A466CE" w:rsidRPr="00A466CE" w:rsidRDefault="00A466CE" w:rsidP="00A466CE">
      <w:pPr>
        <w:numPr>
          <w:ilvl w:val="0"/>
          <w:numId w:val="19"/>
        </w:numPr>
        <w:rPr>
          <w:rFonts w:cs="Arial"/>
          <w:szCs w:val="20"/>
        </w:rPr>
      </w:pPr>
      <w:r w:rsidRPr="00A466CE">
        <w:rPr>
          <w:rFonts w:cs="Arial"/>
          <w:szCs w:val="20"/>
        </w:rPr>
        <w:t>Pruebas de funcionamiento en condiciones controladas, evaluando la precisión del modelo de IA y la respuesta del hardware frente a distintos tipos de residuos.</w:t>
      </w:r>
    </w:p>
    <w:p w14:paraId="68C0B7A6" w14:textId="77777777" w:rsidR="00A466CE" w:rsidRPr="00A466CE" w:rsidRDefault="00A466CE" w:rsidP="00A466CE">
      <w:pPr>
        <w:numPr>
          <w:ilvl w:val="0"/>
          <w:numId w:val="19"/>
        </w:numPr>
        <w:rPr>
          <w:rFonts w:cs="Arial"/>
          <w:szCs w:val="20"/>
        </w:rPr>
      </w:pPr>
      <w:r w:rsidRPr="00A466CE">
        <w:rPr>
          <w:rFonts w:cs="Arial"/>
          <w:szCs w:val="20"/>
        </w:rPr>
        <w:lastRenderedPageBreak/>
        <w:t>Análisis de resultados y validación, identificando fortalezas, debilidades y posibles áreas de mejora para futuras versiones del sistema.</w:t>
      </w:r>
    </w:p>
    <w:p w14:paraId="20C7FF6E" w14:textId="77777777" w:rsidR="00240E53" w:rsidRPr="00240E53" w:rsidRDefault="00240E53" w:rsidP="00240E53">
      <w:pPr>
        <w:rPr>
          <w:rFonts w:cs="Arial"/>
          <w:szCs w:val="20"/>
        </w:rPr>
      </w:pPr>
    </w:p>
    <w:p w14:paraId="6EFF8227" w14:textId="2FAFD524" w:rsidR="00281026" w:rsidRPr="00240E53" w:rsidRDefault="000C1118" w:rsidP="000C1118">
      <w:pPr>
        <w:pStyle w:val="Ttulo3"/>
      </w:pPr>
      <w:bookmarkStart w:id="685" w:name="_Toc210733314"/>
      <w:r>
        <w:t xml:space="preserve">2.6.2 </w:t>
      </w:r>
      <w:r w:rsidR="00281026" w:rsidRPr="00240E53">
        <w:t>Limitaciones</w:t>
      </w:r>
      <w:bookmarkEnd w:id="685"/>
    </w:p>
    <w:p w14:paraId="0B6EF51A" w14:textId="12EFE7CD" w:rsidR="00281026" w:rsidRDefault="00281026" w:rsidP="00CC0CB6">
      <w:pPr>
        <w:ind w:firstLine="425"/>
        <w:rPr>
          <w:rFonts w:cs="Arial"/>
          <w:szCs w:val="20"/>
        </w:rPr>
      </w:pPr>
      <w:del w:id="686" w:author="Carlos Ivan Perez" w:date="2025-10-15T19:18:00Z" w16du:dateUtc="2025-10-16T01:18:00Z">
        <w:r w:rsidRPr="00240E53" w:rsidDel="007B70DE">
          <w:rPr>
            <w:rFonts w:cs="Arial"/>
            <w:szCs w:val="20"/>
          </w:rPr>
          <w:delText xml:space="preserve">Clasificación restringida a dos categorías: orgánico e inorgánico. </w:delText>
        </w:r>
      </w:del>
      <w:r w:rsidRPr="00240E53">
        <w:rPr>
          <w:rFonts w:cs="Arial"/>
          <w:szCs w:val="20"/>
        </w:rPr>
        <w:t>No se abarcarán subcategorías más específicas (plásticos</w:t>
      </w:r>
      <w:ins w:id="687" w:author="Carlos Ivan Perez" w:date="2025-10-15T19:18:00Z" w16du:dateUtc="2025-10-16T01:18:00Z">
        <w:r w:rsidR="007B70DE">
          <w:rPr>
            <w:rFonts w:cs="Arial"/>
            <w:szCs w:val="20"/>
          </w:rPr>
          <w:t xml:space="preserve"> (PS, </w:t>
        </w:r>
      </w:ins>
      <w:ins w:id="688" w:author="Carlos Ivan Perez" w:date="2025-10-15T19:19:00Z" w16du:dateUtc="2025-10-16T01:19:00Z">
        <w:r w:rsidR="007B70DE">
          <w:rPr>
            <w:rFonts w:cs="Arial"/>
            <w:szCs w:val="20"/>
          </w:rPr>
          <w:t xml:space="preserve">HDPE, </w:t>
        </w:r>
        <w:proofErr w:type="spellStart"/>
        <w:r w:rsidR="007B70DE">
          <w:rPr>
            <w:rFonts w:cs="Arial"/>
            <w:szCs w:val="20"/>
          </w:rPr>
          <w:t>etc</w:t>
        </w:r>
        <w:proofErr w:type="spellEnd"/>
        <w:r w:rsidR="007B70DE">
          <w:rPr>
            <w:rFonts w:cs="Arial"/>
            <w:szCs w:val="20"/>
          </w:rPr>
          <w:t>)</w:t>
        </w:r>
      </w:ins>
      <w:r w:rsidRPr="00240E53">
        <w:rPr>
          <w:rFonts w:cs="Arial"/>
          <w:szCs w:val="20"/>
        </w:rPr>
        <w:t>, metales</w:t>
      </w:r>
      <w:ins w:id="689" w:author="Carlos Ivan Perez" w:date="2025-10-15T19:19:00Z" w16du:dateUtc="2025-10-16T01:19:00Z">
        <w:r w:rsidR="007B70DE">
          <w:rPr>
            <w:rFonts w:cs="Arial"/>
            <w:szCs w:val="20"/>
          </w:rPr>
          <w:t xml:space="preserve"> (agregar metales que no detecta)</w:t>
        </w:r>
      </w:ins>
      <w:r w:rsidRPr="00240E53">
        <w:rPr>
          <w:rFonts w:cs="Arial"/>
          <w:szCs w:val="20"/>
        </w:rPr>
        <w:t xml:space="preserve">, cartón, </w:t>
      </w:r>
      <w:ins w:id="690" w:author="Carlos Ivan Perez" w:date="2025-10-15T19:20:00Z" w16du:dateUtc="2025-10-16T01:20:00Z">
        <w:r w:rsidR="007B70DE">
          <w:rPr>
            <w:rFonts w:cs="Arial"/>
            <w:szCs w:val="20"/>
          </w:rPr>
          <w:t xml:space="preserve">vidrio, espejos, unicel, colillas de cigarrillos, chicles, </w:t>
        </w:r>
      </w:ins>
      <w:r w:rsidRPr="00240E53">
        <w:rPr>
          <w:rFonts w:cs="Arial"/>
          <w:szCs w:val="20"/>
        </w:rPr>
        <w:t xml:space="preserve">etc.) debido al alcance del </w:t>
      </w:r>
      <w:proofErr w:type="spellStart"/>
      <w:r w:rsidRPr="00240E53">
        <w:rPr>
          <w:rFonts w:cs="Arial"/>
          <w:szCs w:val="20"/>
        </w:rPr>
        <w:t>dataset</w:t>
      </w:r>
      <w:proofErr w:type="spellEnd"/>
      <w:r w:rsidRPr="00240E53">
        <w:rPr>
          <w:rFonts w:cs="Arial"/>
          <w:szCs w:val="20"/>
        </w:rPr>
        <w:t xml:space="preserve"> y a la capacidad del modelo.</w:t>
      </w:r>
    </w:p>
    <w:p w14:paraId="0F69DE26" w14:textId="77777777" w:rsidR="00A466CE" w:rsidRDefault="00A466CE" w:rsidP="00281026">
      <w:pPr>
        <w:rPr>
          <w:rFonts w:cs="Arial"/>
          <w:szCs w:val="20"/>
        </w:rPr>
      </w:pPr>
    </w:p>
    <w:p w14:paraId="3E474DC0" w14:textId="77777777" w:rsidR="00A466CE" w:rsidRPr="00A466CE" w:rsidRDefault="00A466CE" w:rsidP="00A466CE">
      <w:pPr>
        <w:numPr>
          <w:ilvl w:val="0"/>
          <w:numId w:val="24"/>
        </w:numPr>
        <w:rPr>
          <w:rFonts w:cs="Arial"/>
          <w:szCs w:val="20"/>
        </w:rPr>
      </w:pPr>
      <w:r w:rsidRPr="00A466CE">
        <w:rPr>
          <w:rFonts w:cs="Arial"/>
          <w:szCs w:val="20"/>
        </w:rPr>
        <w:t>Dependencia de condiciones controladas: la precisión del sistema puede verse afectada por factores externos como variaciones de iluminación, residuos deformados, sucios o mezclados.</w:t>
      </w:r>
    </w:p>
    <w:p w14:paraId="507EA002" w14:textId="77777777" w:rsidR="00A466CE" w:rsidRPr="00A466CE" w:rsidRDefault="00A466CE" w:rsidP="00A466CE">
      <w:pPr>
        <w:numPr>
          <w:ilvl w:val="0"/>
          <w:numId w:val="24"/>
        </w:numPr>
        <w:rPr>
          <w:rFonts w:cs="Arial"/>
          <w:szCs w:val="20"/>
        </w:rPr>
      </w:pPr>
      <w:r w:rsidRPr="00A466CE">
        <w:rPr>
          <w:rFonts w:cs="Arial"/>
          <w:szCs w:val="20"/>
        </w:rPr>
        <w:t>Recursos de hardware limitados: el ESP32-CAM posee restricciones de memoria y procesamiento que limitan la complejidad del modelo de IA y la calidad de las imágenes procesadas.</w:t>
      </w:r>
    </w:p>
    <w:p w14:paraId="24CD3DBA" w14:textId="77777777" w:rsidR="00A466CE" w:rsidRPr="00A466CE" w:rsidRDefault="00A466CE" w:rsidP="00A466CE">
      <w:pPr>
        <w:numPr>
          <w:ilvl w:val="0"/>
          <w:numId w:val="24"/>
        </w:numPr>
        <w:rPr>
          <w:rFonts w:cs="Arial"/>
          <w:szCs w:val="20"/>
        </w:rPr>
      </w:pPr>
      <w:r w:rsidRPr="00A466CE">
        <w:rPr>
          <w:rFonts w:cs="Arial"/>
          <w:szCs w:val="20"/>
        </w:rPr>
        <w:t>Escalabilidad reducida: el sistema está diseñado como prototipo experimental y no como una solución industrial, por lo que su capacidad de procesamiento y durabilidad está enfocada en pruebas de laboratorio.</w:t>
      </w:r>
    </w:p>
    <w:p w14:paraId="70C5C99B" w14:textId="77777777" w:rsidR="00A466CE" w:rsidRPr="00A466CE" w:rsidRDefault="00A466CE" w:rsidP="00A466CE">
      <w:pPr>
        <w:numPr>
          <w:ilvl w:val="0"/>
          <w:numId w:val="24"/>
        </w:numPr>
        <w:rPr>
          <w:rFonts w:cs="Arial"/>
          <w:szCs w:val="20"/>
        </w:rPr>
      </w:pPr>
      <w:r w:rsidRPr="00A466CE">
        <w:rPr>
          <w:rFonts w:cs="Arial"/>
          <w:szCs w:val="20"/>
        </w:rPr>
        <w:t>Dependencia del entrenamiento del modelo: la efectividad del sistema depende directamente de la calidad y diversidad de los datos utilizados en el entrenamiento de la IA.</w:t>
      </w:r>
    </w:p>
    <w:p w14:paraId="5A517082" w14:textId="683A2A03" w:rsidR="007B70DE" w:rsidRPr="007B70DE" w:rsidRDefault="00A466CE" w:rsidP="007B70DE">
      <w:pPr>
        <w:numPr>
          <w:ilvl w:val="0"/>
          <w:numId w:val="24"/>
        </w:numPr>
        <w:rPr>
          <w:rFonts w:cs="Arial"/>
          <w:szCs w:val="20"/>
        </w:rPr>
      </w:pPr>
      <w:r w:rsidRPr="00A466CE">
        <w:rPr>
          <w:rFonts w:cs="Arial"/>
          <w:szCs w:val="20"/>
        </w:rPr>
        <w:t>Tiempo y recursos materiales: las pruebas se limitarán al entorno académico y al presupuesto disponible, lo que restringe la construcción de una versión más robusta o con mayores prestaciones.</w:t>
      </w:r>
    </w:p>
    <w:p w14:paraId="23B3A27E" w14:textId="569E884C" w:rsidR="00C537F7" w:rsidRDefault="00C537F7" w:rsidP="00C537F7">
      <w:pPr>
        <w:rPr>
          <w:ins w:id="691" w:author="Carlos Ivan Perez" w:date="2025-10-15T19:21:00Z" w16du:dateUtc="2025-10-16T01:21:00Z"/>
          <w:rFonts w:cs="Arial"/>
          <w:szCs w:val="20"/>
        </w:rPr>
      </w:pPr>
    </w:p>
    <w:p w14:paraId="3B0EAAD3" w14:textId="77777777" w:rsidR="007B70DE" w:rsidRDefault="007B70DE" w:rsidP="00C537F7">
      <w:pPr>
        <w:rPr>
          <w:ins w:id="692" w:author="Carlos Ivan Perez" w:date="2025-10-15T19:21:00Z" w16du:dateUtc="2025-10-16T01:21:00Z"/>
          <w:rFonts w:cs="Arial"/>
          <w:szCs w:val="20"/>
        </w:rPr>
      </w:pPr>
    </w:p>
    <w:p w14:paraId="79D233C6" w14:textId="77777777" w:rsidR="007B70DE" w:rsidRDefault="007B70DE" w:rsidP="00C537F7">
      <w:pPr>
        <w:rPr>
          <w:ins w:id="693" w:author="Carlos Ivan Perez" w:date="2025-10-15T19:21:00Z" w16du:dateUtc="2025-10-16T01:21:00Z"/>
          <w:rFonts w:cs="Arial"/>
          <w:szCs w:val="20"/>
        </w:rPr>
      </w:pPr>
    </w:p>
    <w:p w14:paraId="2851089A" w14:textId="77777777" w:rsidR="007B70DE" w:rsidRDefault="007B70DE" w:rsidP="00C537F7">
      <w:pPr>
        <w:rPr>
          <w:ins w:id="694" w:author="Carlos Ivan Perez" w:date="2025-10-15T19:21:00Z" w16du:dateUtc="2025-10-16T01:21:00Z"/>
          <w:rFonts w:cs="Arial"/>
          <w:szCs w:val="20"/>
        </w:rPr>
      </w:pPr>
    </w:p>
    <w:p w14:paraId="300142C1" w14:textId="77777777" w:rsidR="007B70DE" w:rsidRDefault="007B70DE" w:rsidP="00C537F7">
      <w:pPr>
        <w:rPr>
          <w:ins w:id="695" w:author="Carlos Ivan Perez" w:date="2025-10-15T19:21:00Z" w16du:dateUtc="2025-10-16T01:21:00Z"/>
          <w:rFonts w:cs="Arial"/>
          <w:szCs w:val="20"/>
        </w:rPr>
      </w:pPr>
    </w:p>
    <w:p w14:paraId="385C247C" w14:textId="77777777" w:rsidR="007B70DE" w:rsidRDefault="007B70DE" w:rsidP="00C537F7">
      <w:pPr>
        <w:rPr>
          <w:ins w:id="696" w:author="Carlos Ivan Perez" w:date="2025-10-15T19:21:00Z" w16du:dateUtc="2025-10-16T01:21:00Z"/>
          <w:rFonts w:cs="Arial"/>
          <w:szCs w:val="20"/>
        </w:rPr>
      </w:pPr>
    </w:p>
    <w:p w14:paraId="55549A7D" w14:textId="77777777" w:rsidR="007B70DE" w:rsidRDefault="007B70DE" w:rsidP="00C537F7">
      <w:pPr>
        <w:rPr>
          <w:rFonts w:cs="Arial"/>
          <w:szCs w:val="20"/>
        </w:rPr>
      </w:pPr>
    </w:p>
    <w:p w14:paraId="2F7876EA" w14:textId="05BC325E" w:rsidR="00C537F7" w:rsidRDefault="00C537F7" w:rsidP="003516E5">
      <w:pPr>
        <w:widowControl w:val="0"/>
        <w:spacing w:before="240" w:after="0" w:line="240" w:lineRule="auto"/>
        <w:jc w:val="left"/>
        <w:rPr>
          <w:rFonts w:eastAsia="Arial" w:cs="Arial"/>
          <w:b/>
          <w:bCs/>
          <w:color w:val="000000"/>
          <w:sz w:val="29"/>
          <w:szCs w:val="29"/>
        </w:rPr>
      </w:pPr>
      <w:bookmarkStart w:id="697" w:name="_Hlk208257067"/>
      <w:r>
        <w:rPr>
          <w:rFonts w:eastAsia="Arial" w:cs="Arial"/>
          <w:b/>
          <w:bCs/>
          <w:color w:val="000000"/>
          <w:sz w:val="29"/>
          <w:szCs w:val="29"/>
        </w:rPr>
        <w:lastRenderedPageBreak/>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3</w:t>
      </w:r>
    </w:p>
    <w:bookmarkStart w:id="698" w:name="_Toc201846666"/>
    <w:bookmarkStart w:id="699" w:name="_Toc201947113"/>
    <w:bookmarkStart w:id="700" w:name="_Toc202193840"/>
    <w:bookmarkStart w:id="701" w:name="_Toc210733315"/>
    <w:p w14:paraId="5B961B77" w14:textId="1FE4F4E6" w:rsidR="00C537F7" w:rsidRDefault="00CB7216" w:rsidP="003516E5">
      <w:pPr>
        <w:pStyle w:val="Ttulo1"/>
        <w:spacing w:before="0"/>
      </w:pPr>
      <w:r w:rsidRPr="00F40314">
        <w:rPr>
          <w:noProof/>
        </w:rPr>
        <mc:AlternateContent>
          <mc:Choice Requires="wps">
            <w:drawing>
              <wp:anchor distT="0" distB="0" distL="114300" distR="114300" simplePos="0" relativeHeight="251675648" behindDoc="1" locked="0" layoutInCell="0" allowOverlap="1" wp14:anchorId="3646CAE6" wp14:editId="6A179213">
                <wp:simplePos x="0" y="0"/>
                <wp:positionH relativeFrom="margin">
                  <wp:align>left</wp:align>
                </wp:positionH>
                <wp:positionV relativeFrom="page">
                  <wp:posOffset>6832989</wp:posOffset>
                </wp:positionV>
                <wp:extent cx="5972175" cy="17780"/>
                <wp:effectExtent l="0" t="0" r="28575" b="20320"/>
                <wp:wrapNone/>
                <wp:docPr id="1423561085" name="drawingObject15"/>
                <wp:cNvGraphicFramePr/>
                <a:graphic xmlns:a="http://schemas.openxmlformats.org/drawingml/2006/main">
                  <a:graphicData uri="http://schemas.microsoft.com/office/word/2010/wordprocessingShape">
                    <wps:wsp>
                      <wps:cNvSpPr/>
                      <wps:spPr>
                        <a:xfrm>
                          <a:off x="0" y="0"/>
                          <a:ext cx="5972175" cy="17780"/>
                        </a:xfrm>
                        <a:custGeom>
                          <a:avLst/>
                          <a:gdLst/>
                          <a:ahLst/>
                          <a:cxnLst/>
                          <a:rect l="0" t="0" r="0" b="0"/>
                          <a:pathLst>
                            <a:path w="5972175" h="17780">
                              <a:moveTo>
                                <a:pt x="0" y="0"/>
                              </a:moveTo>
                              <a:lnTo>
                                <a:pt x="5972175"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6A6282C2" id="drawingObject15" o:spid="_x0000_s1026" style="position:absolute;margin-left:0;margin-top:538.05pt;width:470.25pt;height:1.4pt;z-index:-251640832;visibility:visible;mso-wrap-style:square;mso-wrap-distance-left:9pt;mso-wrap-distance-top:0;mso-wrap-distance-right:9pt;mso-wrap-distance-bottom:0;mso-position-horizontal:left;mso-position-horizontal-relative:margin;mso-position-vertical:absolute;mso-position-vertical-relative:page;v-text-anchor:top" coordsize="597217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" o:allowincell="f" path="m,l5972175,17780e" filled="f" strokeweight=".49931mm">
                <v:path arrowok="t" textboxrect="0,0,5972175,17780"/>
                <w10:wrap anchorx="margin" anchory="page"/>
              </v:shape>
            </w:pict>
          </mc:Fallback>
        </mc:AlternateContent>
      </w:r>
      <w:r w:rsidR="00C537F7">
        <w:t>Marco</w:t>
      </w:r>
      <w:r w:rsidR="00C537F7" w:rsidRPr="006105B9">
        <w:t xml:space="preserve"> teórico</w:t>
      </w:r>
      <w:bookmarkEnd w:id="697"/>
      <w:bookmarkEnd w:id="698"/>
      <w:bookmarkEnd w:id="699"/>
      <w:bookmarkEnd w:id="700"/>
      <w:bookmarkEnd w:id="701"/>
    </w:p>
    <w:p w14:paraId="16B4EF99" w14:textId="7C4E6056" w:rsidR="003E3920" w:rsidRPr="003E3920" w:rsidRDefault="003E3920" w:rsidP="003E3920"/>
    <w:p w14:paraId="1E25472B" w14:textId="76DD55FD" w:rsidR="00C537F7" w:rsidRDefault="00C537F7" w:rsidP="00C537F7">
      <w:pPr>
        <w:pStyle w:val="Ttulo2"/>
      </w:pPr>
      <w:bookmarkStart w:id="702" w:name="_Toc201766268"/>
      <w:bookmarkStart w:id="703" w:name="_Toc201846667"/>
      <w:bookmarkStart w:id="704" w:name="_Toc201947114"/>
      <w:bookmarkStart w:id="705" w:name="_Toc202193841"/>
      <w:bookmarkStart w:id="706" w:name="_Toc210733316"/>
      <w:r w:rsidRPr="004531C7">
        <w:t>3.1</w:t>
      </w:r>
      <w:r w:rsidR="00D8092C">
        <w:t xml:space="preserve"> </w:t>
      </w:r>
      <w:r w:rsidRPr="000A13E9">
        <w:t xml:space="preserve">Investigaciones </w:t>
      </w:r>
      <w:r w:rsidRPr="004531C7">
        <w:t>previas</w:t>
      </w:r>
      <w:bookmarkEnd w:id="702"/>
      <w:bookmarkEnd w:id="703"/>
      <w:bookmarkEnd w:id="704"/>
      <w:bookmarkEnd w:id="705"/>
      <w:bookmarkEnd w:id="706"/>
    </w:p>
    <w:p w14:paraId="571A1108" w14:textId="3217638F" w:rsidR="0029676D" w:rsidRDefault="0029676D" w:rsidP="0029676D">
      <w:pPr>
        <w:rPr>
          <w:rFonts w:eastAsiaTheme="majorEastAsia" w:cs="Arial"/>
          <w:b/>
          <w:color w:val="000000" w:themeColor="text1"/>
          <w:szCs w:val="14"/>
        </w:rPr>
      </w:pPr>
    </w:p>
    <w:p w14:paraId="00F5D3EB" w14:textId="76E09406" w:rsidR="002A43A5" w:rsidRPr="002A43A5" w:rsidRDefault="002A43A5" w:rsidP="00CC0CB6">
      <w:pPr>
        <w:ind w:firstLine="425"/>
      </w:pPr>
      <w:r w:rsidRPr="002A43A5">
        <w:t xml:space="preserve">En 2016, un grupo de investigadores de Stanford desarrolló </w:t>
      </w:r>
      <w:proofErr w:type="spellStart"/>
      <w:r w:rsidRPr="002A43A5">
        <w:rPr>
          <w:b/>
          <w:bCs/>
        </w:rPr>
        <w:t>TrashNet</w:t>
      </w:r>
      <w:proofErr w:type="spellEnd"/>
      <w:r w:rsidRPr="002A43A5">
        <w:t>, uno de los primeros conjuntos de datos abiertos para la clasificación de residuos en imágenes, compuesto por seis categorías principales (vidrio, papel, cartón, plástico, metal y basura general) (</w:t>
      </w:r>
      <w:proofErr w:type="spellStart"/>
      <w:r w:rsidRPr="002A43A5">
        <w:t>Thung</w:t>
      </w:r>
      <w:proofErr w:type="spellEnd"/>
      <w:r w:rsidRPr="002A43A5">
        <w:t xml:space="preserve"> &amp; Yang, 2016). Este hito marcó un antes y un después en el uso de técnicas de visión artificial para la gestión de desechos, al proveer una base estandarizada sobre la cual entrenar y evaluar modelos de aprendizaje profundo.</w:t>
      </w:r>
    </w:p>
    <w:p w14:paraId="71CF9AD6" w14:textId="2C86E419" w:rsidR="002A43A5" w:rsidRPr="002A43A5" w:rsidRDefault="002A43A5" w:rsidP="00CC0CB6">
      <w:pPr>
        <w:ind w:firstLine="425"/>
      </w:pPr>
      <w:r w:rsidRPr="002A43A5">
        <w:t xml:space="preserve">En años posteriores, distintos estudios exploraron la optimización de modelos </w:t>
      </w:r>
      <w:proofErr w:type="spellStart"/>
      <w:r w:rsidRPr="002A43A5">
        <w:t>preentrenados</w:t>
      </w:r>
      <w:proofErr w:type="spellEnd"/>
      <w:r w:rsidRPr="002A43A5">
        <w:t xml:space="preserve"> aplicados sobre </w:t>
      </w:r>
      <w:proofErr w:type="spellStart"/>
      <w:r w:rsidRPr="002A43A5">
        <w:t>TrashNet</w:t>
      </w:r>
      <w:proofErr w:type="spellEnd"/>
      <w:r w:rsidRPr="002A43A5">
        <w:t xml:space="preserve">. Por ejemplo, Singh et al. (2019) implementaron arquitecturas como </w:t>
      </w:r>
      <w:r w:rsidRPr="002A43A5">
        <w:rPr>
          <w:b/>
          <w:bCs/>
        </w:rPr>
        <w:t>DenseNet121</w:t>
      </w:r>
      <w:r w:rsidRPr="002A43A5">
        <w:t xml:space="preserve"> e </w:t>
      </w:r>
      <w:r w:rsidRPr="002A43A5">
        <w:rPr>
          <w:b/>
          <w:bCs/>
        </w:rPr>
        <w:t>InceptionResNetV2</w:t>
      </w:r>
      <w:r w:rsidRPr="002A43A5">
        <w:t xml:space="preserve">, logrando mejoras notables en la precisión gracias al uso de </w:t>
      </w:r>
      <w:r w:rsidRPr="002A43A5">
        <w:rPr>
          <w:i/>
          <w:iCs/>
        </w:rPr>
        <w:t xml:space="preserve">transfer </w:t>
      </w:r>
      <w:proofErr w:type="spellStart"/>
      <w:r w:rsidRPr="002A43A5">
        <w:rPr>
          <w:i/>
          <w:iCs/>
        </w:rPr>
        <w:t>learning</w:t>
      </w:r>
      <w:proofErr w:type="spellEnd"/>
      <w:r w:rsidRPr="002A43A5">
        <w:t xml:space="preserve">. De forma similar, Zhou </w:t>
      </w:r>
      <w:r w:rsidRPr="006F790C">
        <w:rPr>
          <w:highlight w:val="yellow"/>
          <w:rPrChange w:id="707" w:author="Carlos Ivan Perez" w:date="2025-10-15T19:23:00Z" w16du:dateUtc="2025-10-16T01:23:00Z">
            <w:rPr/>
          </w:rPrChange>
        </w:rPr>
        <w:t>et al.</w:t>
      </w:r>
      <w:r w:rsidRPr="002A43A5">
        <w:t xml:space="preserve"> (2024) demostraron que modelos ajustados con técnicas de </w:t>
      </w:r>
      <w:r w:rsidRPr="002A43A5">
        <w:rPr>
          <w:i/>
          <w:iCs/>
        </w:rPr>
        <w:t>fine-</w:t>
      </w:r>
      <w:proofErr w:type="spellStart"/>
      <w:r w:rsidRPr="002A43A5">
        <w:rPr>
          <w:i/>
          <w:iCs/>
        </w:rPr>
        <w:t>tuning</w:t>
      </w:r>
      <w:proofErr w:type="spellEnd"/>
      <w:r w:rsidRPr="002A43A5">
        <w:t xml:space="preserve"> alcanzan rendimientos cercanos al 95 %, confirmando el potencial de la IA para aplicaciones de reciclaje.</w:t>
      </w:r>
    </w:p>
    <w:p w14:paraId="4473F3FC" w14:textId="7B19DBBF" w:rsidR="002A43A5" w:rsidRPr="002A43A5" w:rsidRDefault="002A43A5" w:rsidP="00CC0CB6">
      <w:pPr>
        <w:ind w:firstLine="425"/>
      </w:pPr>
      <w:r w:rsidRPr="002A43A5">
        <w:t xml:space="preserve">Al mismo tiempo, surgieron </w:t>
      </w:r>
      <w:proofErr w:type="spellStart"/>
      <w:r w:rsidRPr="002A43A5">
        <w:t>datasets</w:t>
      </w:r>
      <w:proofErr w:type="spellEnd"/>
      <w:r w:rsidRPr="002A43A5">
        <w:t xml:space="preserve"> más grandes y representativos, como </w:t>
      </w:r>
      <w:proofErr w:type="spellStart"/>
      <w:r w:rsidRPr="002A43A5">
        <w:rPr>
          <w:b/>
          <w:bCs/>
        </w:rPr>
        <w:t>WasteNet</w:t>
      </w:r>
      <w:proofErr w:type="spellEnd"/>
      <w:r w:rsidRPr="002A43A5">
        <w:t xml:space="preserve">, desarrollado por </w:t>
      </w:r>
      <w:proofErr w:type="gramStart"/>
      <w:r w:rsidRPr="002A43A5">
        <w:t>la startup</w:t>
      </w:r>
      <w:proofErr w:type="gramEnd"/>
      <w:r w:rsidRPr="002A43A5">
        <w:t xml:space="preserve"> </w:t>
      </w:r>
      <w:proofErr w:type="spellStart"/>
      <w:r w:rsidRPr="002A43A5">
        <w:t>Recycleye</w:t>
      </w:r>
      <w:proofErr w:type="spellEnd"/>
      <w:r w:rsidRPr="002A43A5">
        <w:t>. Este conjunto de datos incluye millones de imágenes de residuos capturados en entornos industriales, y ha permitido entrenar sistemas robustos que pueden integrarse en robots clasificadores de basura (</w:t>
      </w:r>
      <w:proofErr w:type="spellStart"/>
      <w:r w:rsidRPr="002A43A5">
        <w:t>Recycleye</w:t>
      </w:r>
      <w:proofErr w:type="spellEnd"/>
      <w:r w:rsidRPr="002A43A5">
        <w:t xml:space="preserve">, 2023). Según Zeng </w:t>
      </w:r>
      <w:r w:rsidRPr="006F790C">
        <w:rPr>
          <w:highlight w:val="yellow"/>
          <w:rPrChange w:id="708" w:author="Carlos Ivan Perez" w:date="2025-10-15T19:24:00Z" w16du:dateUtc="2025-10-16T01:24:00Z">
            <w:rPr/>
          </w:rPrChange>
        </w:rPr>
        <w:t>et al.</w:t>
      </w:r>
      <w:r w:rsidRPr="002A43A5">
        <w:t xml:space="preserve"> (2020), la arquitectura </w:t>
      </w:r>
      <w:proofErr w:type="spellStart"/>
      <w:r w:rsidRPr="002A43A5">
        <w:t>WasteNet</w:t>
      </w:r>
      <w:proofErr w:type="spellEnd"/>
      <w:r w:rsidRPr="002A43A5">
        <w:t xml:space="preserve"> puede incluso adaptarse a dispositivos de </w:t>
      </w:r>
      <w:proofErr w:type="spellStart"/>
      <w:r w:rsidRPr="002A43A5">
        <w:rPr>
          <w:i/>
          <w:iCs/>
        </w:rPr>
        <w:t>edge</w:t>
      </w:r>
      <w:proofErr w:type="spellEnd"/>
      <w:r w:rsidRPr="002A43A5">
        <w:rPr>
          <w:i/>
          <w:iCs/>
        </w:rPr>
        <w:t xml:space="preserve"> </w:t>
      </w:r>
      <w:proofErr w:type="spellStart"/>
      <w:r w:rsidRPr="002A43A5">
        <w:rPr>
          <w:i/>
          <w:iCs/>
        </w:rPr>
        <w:t>computing</w:t>
      </w:r>
      <w:proofErr w:type="spellEnd"/>
      <w:r w:rsidRPr="002A43A5">
        <w:t>, alcanzando precisiones cercanas al 97 % sin depender de servidores de alto rendimiento.</w:t>
      </w:r>
    </w:p>
    <w:p w14:paraId="2F63F3AC" w14:textId="75108024" w:rsidR="002A43A5" w:rsidRPr="002A43A5" w:rsidRDefault="002A43A5" w:rsidP="00CC0CB6">
      <w:pPr>
        <w:ind w:firstLine="425"/>
      </w:pPr>
      <w:r w:rsidRPr="002A43A5">
        <w:t xml:space="preserve">Por otro lado, investigaciones aplicadas como </w:t>
      </w:r>
      <w:proofErr w:type="spellStart"/>
      <w:r w:rsidRPr="002A43A5">
        <w:rPr>
          <w:b/>
          <w:bCs/>
        </w:rPr>
        <w:t>ConvoWaste</w:t>
      </w:r>
      <w:proofErr w:type="spellEnd"/>
      <w:r w:rsidRPr="002A43A5">
        <w:t xml:space="preserve"> han mostrado la factibilidad de integrar visión por computadora, mecanismos de separación automática y notificaciones en tiempo real, logrando una precisión superior al 98 % en pruebas controladas (Kumar et al., 2023). De forma complementaria, el modelo </w:t>
      </w:r>
      <w:proofErr w:type="spellStart"/>
      <w:r w:rsidRPr="002A43A5">
        <w:rPr>
          <w:b/>
          <w:bCs/>
        </w:rPr>
        <w:t>ContamiNet</w:t>
      </w:r>
      <w:proofErr w:type="spellEnd"/>
      <w:r w:rsidRPr="002A43A5">
        <w:t xml:space="preserve"> ha sido diseñado específicamente para detectar contaminantes en residuos reciclables, alcanzando un desempeño casi humano en escenarios domésticos (Lee et al., 2019).</w:t>
      </w:r>
    </w:p>
    <w:p w14:paraId="2887E142" w14:textId="42B4BE4A" w:rsidR="002A43A5" w:rsidRPr="002A43A5" w:rsidRDefault="002A43A5" w:rsidP="00CC0CB6">
      <w:pPr>
        <w:ind w:firstLine="425"/>
      </w:pPr>
      <w:r w:rsidRPr="002A43A5">
        <w:t xml:space="preserve">Finalmente, la consolidación de estas investigaciones ha permitido el desarrollo de soluciones comerciales como los robots clasificadores de </w:t>
      </w:r>
      <w:proofErr w:type="spellStart"/>
      <w:r w:rsidRPr="002A43A5">
        <w:rPr>
          <w:b/>
          <w:bCs/>
        </w:rPr>
        <w:t>Recycleye</w:t>
      </w:r>
      <w:proofErr w:type="spellEnd"/>
      <w:r w:rsidRPr="002A43A5">
        <w:t xml:space="preserve">, capaces de operar en plantas de reciclaje industriales y optimizar el proceso de separación mediante visión artificial y brazos robóticos </w:t>
      </w:r>
      <w:r w:rsidRPr="002A43A5">
        <w:lastRenderedPageBreak/>
        <w:t>inteligentes (</w:t>
      </w:r>
      <w:proofErr w:type="spellStart"/>
      <w:r w:rsidRPr="002A43A5">
        <w:t>Recycleye</w:t>
      </w:r>
      <w:proofErr w:type="spellEnd"/>
      <w:r w:rsidRPr="002A43A5">
        <w:t>, 2024). Estos avances demuestran la evolución de la investigación hacia aplicaciones prácticas con impacto real en la gestión sostenible de residuos.</w:t>
      </w:r>
    </w:p>
    <w:p w14:paraId="5E2621AD" w14:textId="77777777" w:rsidR="003E3920" w:rsidRDefault="003E3920" w:rsidP="0029676D"/>
    <w:p w14:paraId="1C75263E" w14:textId="77777777" w:rsidR="0040583C" w:rsidRPr="0040583C" w:rsidRDefault="0040583C" w:rsidP="0040583C">
      <w:pPr>
        <w:pStyle w:val="Prrafodelista"/>
        <w:keepNext/>
        <w:keepLines/>
        <w:numPr>
          <w:ilvl w:val="0"/>
          <w:numId w:val="13"/>
        </w:numPr>
        <w:spacing w:before="160" w:after="80"/>
        <w:contextualSpacing w:val="0"/>
        <w:outlineLvl w:val="1"/>
        <w:rPr>
          <w:rFonts w:eastAsiaTheme="majorEastAsia" w:cstheme="majorBidi"/>
          <w:b/>
          <w:vanish/>
          <w:color w:val="000000" w:themeColor="text1"/>
          <w:sz w:val="29"/>
          <w:szCs w:val="32"/>
        </w:rPr>
      </w:pPr>
      <w:bookmarkStart w:id="709" w:name="_Toc208261513"/>
      <w:bookmarkStart w:id="710" w:name="_Toc208261650"/>
      <w:bookmarkStart w:id="711" w:name="_Toc208262368"/>
      <w:bookmarkStart w:id="712" w:name="_Toc208262480"/>
      <w:bookmarkStart w:id="713" w:name="_Toc208262685"/>
      <w:bookmarkStart w:id="714" w:name="_Toc208268162"/>
      <w:bookmarkStart w:id="715" w:name="_Toc208272121"/>
      <w:bookmarkStart w:id="716" w:name="_Toc208272175"/>
      <w:bookmarkStart w:id="717" w:name="_Toc208272235"/>
      <w:bookmarkStart w:id="718" w:name="_Toc208272289"/>
      <w:bookmarkStart w:id="719" w:name="_Toc208309345"/>
      <w:bookmarkStart w:id="720" w:name="_Toc208311219"/>
      <w:bookmarkStart w:id="721" w:name="_Toc208349786"/>
      <w:bookmarkStart w:id="722" w:name="_Toc208484781"/>
      <w:bookmarkStart w:id="723" w:name="_Toc210733317"/>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p>
    <w:p w14:paraId="6456D2B7" w14:textId="77777777" w:rsidR="0040583C" w:rsidRPr="0040583C" w:rsidRDefault="0040583C" w:rsidP="0040583C">
      <w:pPr>
        <w:pStyle w:val="Prrafodelista"/>
        <w:keepNext/>
        <w:keepLines/>
        <w:numPr>
          <w:ilvl w:val="0"/>
          <w:numId w:val="13"/>
        </w:numPr>
        <w:spacing w:before="160" w:after="80"/>
        <w:contextualSpacing w:val="0"/>
        <w:outlineLvl w:val="1"/>
        <w:rPr>
          <w:rFonts w:eastAsiaTheme="majorEastAsia" w:cstheme="majorBidi"/>
          <w:b/>
          <w:vanish/>
          <w:color w:val="000000" w:themeColor="text1"/>
          <w:sz w:val="29"/>
          <w:szCs w:val="32"/>
        </w:rPr>
      </w:pPr>
      <w:bookmarkStart w:id="724" w:name="_Toc208261514"/>
      <w:bookmarkStart w:id="725" w:name="_Toc208261651"/>
      <w:bookmarkStart w:id="726" w:name="_Toc208262369"/>
      <w:bookmarkStart w:id="727" w:name="_Toc208262481"/>
      <w:bookmarkStart w:id="728" w:name="_Toc208262686"/>
      <w:bookmarkStart w:id="729" w:name="_Toc208268163"/>
      <w:bookmarkStart w:id="730" w:name="_Toc208272122"/>
      <w:bookmarkStart w:id="731" w:name="_Toc208272176"/>
      <w:bookmarkStart w:id="732" w:name="_Toc208272236"/>
      <w:bookmarkStart w:id="733" w:name="_Toc208272290"/>
      <w:bookmarkStart w:id="734" w:name="_Toc208309346"/>
      <w:bookmarkStart w:id="735" w:name="_Toc208311220"/>
      <w:bookmarkStart w:id="736" w:name="_Toc208349787"/>
      <w:bookmarkStart w:id="737" w:name="_Toc208484782"/>
      <w:bookmarkStart w:id="738" w:name="_Toc210733318"/>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p>
    <w:p w14:paraId="0358FFB2" w14:textId="77777777" w:rsidR="0040583C" w:rsidRPr="0040583C" w:rsidRDefault="0040583C" w:rsidP="0040583C">
      <w:pPr>
        <w:pStyle w:val="Prrafodelista"/>
        <w:keepNext/>
        <w:keepLines/>
        <w:numPr>
          <w:ilvl w:val="1"/>
          <w:numId w:val="13"/>
        </w:numPr>
        <w:spacing w:before="160" w:after="80"/>
        <w:contextualSpacing w:val="0"/>
        <w:outlineLvl w:val="1"/>
        <w:rPr>
          <w:rFonts w:eastAsiaTheme="majorEastAsia" w:cstheme="majorBidi"/>
          <w:b/>
          <w:vanish/>
          <w:color w:val="000000" w:themeColor="text1"/>
          <w:sz w:val="29"/>
          <w:szCs w:val="32"/>
        </w:rPr>
      </w:pPr>
      <w:bookmarkStart w:id="739" w:name="_Toc208261515"/>
      <w:bookmarkStart w:id="740" w:name="_Toc208261652"/>
      <w:bookmarkStart w:id="741" w:name="_Toc208262370"/>
      <w:bookmarkStart w:id="742" w:name="_Toc208262482"/>
      <w:bookmarkStart w:id="743" w:name="_Toc208262687"/>
      <w:bookmarkStart w:id="744" w:name="_Toc208268164"/>
      <w:bookmarkStart w:id="745" w:name="_Toc208272123"/>
      <w:bookmarkStart w:id="746" w:name="_Toc208272177"/>
      <w:bookmarkStart w:id="747" w:name="_Toc208272237"/>
      <w:bookmarkStart w:id="748" w:name="_Toc208272291"/>
      <w:bookmarkStart w:id="749" w:name="_Toc208309347"/>
      <w:bookmarkStart w:id="750" w:name="_Toc208311221"/>
      <w:bookmarkStart w:id="751" w:name="_Toc208349788"/>
      <w:bookmarkStart w:id="752" w:name="_Toc208484783"/>
      <w:bookmarkStart w:id="753" w:name="_Toc210733319"/>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p>
    <w:p w14:paraId="4D6982C8" w14:textId="2020C3F3" w:rsidR="002A43A5" w:rsidRDefault="00694A27" w:rsidP="00694A27">
      <w:pPr>
        <w:pStyle w:val="Ttulo2"/>
      </w:pPr>
      <w:bookmarkStart w:id="754" w:name="_Toc210733320"/>
      <w:r>
        <w:t>3.2</w:t>
      </w:r>
      <w:r w:rsidR="0040583C">
        <w:t xml:space="preserve"> Bases teóricas</w:t>
      </w:r>
      <w:bookmarkEnd w:id="754"/>
    </w:p>
    <w:p w14:paraId="26D76F15" w14:textId="77777777" w:rsidR="00B8267F" w:rsidRDefault="00B8267F">
      <w:pPr>
        <w:spacing w:line="278" w:lineRule="auto"/>
        <w:jc w:val="left"/>
      </w:pPr>
    </w:p>
    <w:p w14:paraId="3C1F2B9A" w14:textId="1BC33FC0" w:rsidR="00B8267F" w:rsidRPr="00B8267F" w:rsidRDefault="00B8267F" w:rsidP="00B8267F">
      <w:pPr>
        <w:pStyle w:val="Ttulo3"/>
      </w:pPr>
      <w:bookmarkStart w:id="755" w:name="_Toc210733321"/>
      <w:r w:rsidRPr="00B8267F">
        <w:t>3.2.1 Sistemas de Clasificación de Residuos Basados en Inteligencia Artificial</w:t>
      </w:r>
      <w:bookmarkEnd w:id="755"/>
    </w:p>
    <w:p w14:paraId="1841D0D5" w14:textId="77777777" w:rsidR="00B8267F" w:rsidRPr="00B8267F" w:rsidRDefault="00B8267F">
      <w:pPr>
        <w:spacing w:line="278" w:lineRule="auto"/>
        <w:jc w:val="left"/>
      </w:pPr>
    </w:p>
    <w:p w14:paraId="571A9B9C" w14:textId="3DA66969" w:rsidR="00B8267F" w:rsidRPr="00B8267F" w:rsidRDefault="00B8267F" w:rsidP="00A86E3D">
      <w:pPr>
        <w:ind w:firstLine="425"/>
      </w:pPr>
      <w:r w:rsidRPr="00B8267F">
        <w:t>Un sistema de clasificación de residuos con inteligencia artificial es una solución tecnológica que integra modelos de aprendizaje profundo, visión por computadora y hardware especializado para identificar y separar distintos tipos de desechos. Su funcionamiento se basa en el uso de</w:t>
      </w:r>
      <w:r w:rsidR="00E52F5D">
        <w:t xml:space="preserve"> </w:t>
      </w:r>
      <w:r w:rsidRPr="00B8267F">
        <w:t xml:space="preserve">CNN, entrenadas con bases de datos como </w:t>
      </w:r>
      <w:proofErr w:type="spellStart"/>
      <w:r w:rsidRPr="00B8267F">
        <w:t>TrashNet</w:t>
      </w:r>
      <w:proofErr w:type="spellEnd"/>
      <w:r w:rsidRPr="00B8267F">
        <w:t xml:space="preserve"> o </w:t>
      </w:r>
      <w:proofErr w:type="spellStart"/>
      <w:r w:rsidRPr="00B8267F">
        <w:t>WasteNet</w:t>
      </w:r>
      <w:proofErr w:type="spellEnd"/>
      <w:r w:rsidRPr="00B8267F">
        <w:t>, que permiten reconocer patrones visuales en imágenes de basura y clasificarlos en categorías definidas (papel, plástico, metal, orgánico, etc.).</w:t>
      </w:r>
    </w:p>
    <w:p w14:paraId="32D08EC2" w14:textId="77777777" w:rsidR="00B8267F" w:rsidRPr="00B8267F" w:rsidRDefault="00B8267F" w:rsidP="00A86E3D">
      <w:pPr>
        <w:ind w:firstLine="425"/>
      </w:pPr>
      <w:r w:rsidRPr="00B8267F">
        <w:t>Estos sistemas permiten automatizar una tarea que tradicionalmente depende de la intervención humana, mejorando la eficiencia, rapidez y precisión del proceso de separación. Además, pueden integrarse con dispositivos como cámaras, microcontroladores (ESP32, Arduino) y actuadores (servomotores o brazos robóticos) para realizar la separación física de los residuos.</w:t>
      </w:r>
    </w:p>
    <w:p w14:paraId="3D989493" w14:textId="77777777" w:rsidR="00B8267F" w:rsidRDefault="00B8267F" w:rsidP="00B8267F">
      <w:pPr>
        <w:spacing w:line="278" w:lineRule="auto"/>
      </w:pPr>
    </w:p>
    <w:p w14:paraId="4CABECDD" w14:textId="77777777" w:rsidR="00E34B4F" w:rsidRDefault="00E34B4F" w:rsidP="00B8267F">
      <w:pPr>
        <w:spacing w:line="278" w:lineRule="auto"/>
      </w:pPr>
    </w:p>
    <w:p w14:paraId="0F161148" w14:textId="58CDFC9C" w:rsidR="00B8267F" w:rsidRPr="00B8267F" w:rsidRDefault="00B8267F" w:rsidP="00B8267F">
      <w:pPr>
        <w:pStyle w:val="Ttulo3"/>
      </w:pPr>
      <w:bookmarkStart w:id="756" w:name="_Toc210733322"/>
      <w:r w:rsidRPr="00B8267F">
        <w:t>3.2.2 Redes Neuronales Convolucionales (CNN)</w:t>
      </w:r>
      <w:bookmarkEnd w:id="756"/>
    </w:p>
    <w:p w14:paraId="40DF7D3D" w14:textId="77777777" w:rsidR="00B8267F" w:rsidRDefault="00B8267F" w:rsidP="00B8267F">
      <w:pPr>
        <w:spacing w:line="278" w:lineRule="auto"/>
      </w:pPr>
    </w:p>
    <w:p w14:paraId="05E3F40A" w14:textId="319AF258" w:rsidR="00B8267F" w:rsidRPr="00B8267F" w:rsidRDefault="00B8267F" w:rsidP="00A86E3D">
      <w:pPr>
        <w:ind w:firstLine="425"/>
      </w:pPr>
      <w:r w:rsidRPr="00B8267F">
        <w:t>Las CNN</w:t>
      </w:r>
      <w:r w:rsidR="00E52F5D">
        <w:t xml:space="preserve"> convencionales</w:t>
      </w:r>
      <w:r w:rsidRPr="00B8267F">
        <w:t xml:space="preserve"> son un tipo de modelo de aprendizaje profundo ampliamente utilizado en tareas de visión por computadora. Su arquitectura está diseñada para procesar imágenes mediante capas convolucionales que extraen características como bordes, texturas y formas, permitiendo identificar patrones complejos.</w:t>
      </w:r>
    </w:p>
    <w:p w14:paraId="1515E619" w14:textId="77777777" w:rsidR="00B8267F" w:rsidRPr="00B8267F" w:rsidRDefault="00B8267F" w:rsidP="00A86E3D">
      <w:pPr>
        <w:ind w:firstLine="425"/>
      </w:pPr>
      <w:r w:rsidRPr="00B8267F">
        <w:t>En el contexto de clasificación de residuos, las CNN se entrenan con miles de imágenes de diferentes categorías de basura. Al final del entrenamiento, el modelo puede generalizar y reconocer residuos en tiempo real con alta precisión. Esto convierte a las CNN en la base fundamental de los sistemas modernos de clasificación inteligente.</w:t>
      </w:r>
    </w:p>
    <w:p w14:paraId="56D459BF" w14:textId="77777777" w:rsidR="00B8267F" w:rsidRDefault="00B8267F" w:rsidP="00B8267F">
      <w:pPr>
        <w:spacing w:line="278" w:lineRule="auto"/>
      </w:pPr>
    </w:p>
    <w:p w14:paraId="2B3F888B" w14:textId="77777777" w:rsidR="00B8267F" w:rsidRPr="00B8267F" w:rsidRDefault="00B8267F" w:rsidP="00B8267F">
      <w:pPr>
        <w:pStyle w:val="Ttulo3"/>
      </w:pPr>
      <w:bookmarkStart w:id="757" w:name="_Toc210733323"/>
      <w:r w:rsidRPr="00B8267F">
        <w:lastRenderedPageBreak/>
        <w:t xml:space="preserve">3.2.3 Transfer </w:t>
      </w:r>
      <w:proofErr w:type="spellStart"/>
      <w:r w:rsidRPr="00B8267F">
        <w:t>Learning</w:t>
      </w:r>
      <w:bookmarkEnd w:id="757"/>
      <w:proofErr w:type="spellEnd"/>
    </w:p>
    <w:p w14:paraId="1A733C68" w14:textId="77777777" w:rsidR="00B8267F" w:rsidRDefault="00B8267F" w:rsidP="00B8267F"/>
    <w:p w14:paraId="3F6614C3" w14:textId="1C1CDDBC" w:rsidR="00B8267F" w:rsidRPr="00B8267F" w:rsidRDefault="00B8267F" w:rsidP="00A86E3D">
      <w:pPr>
        <w:spacing w:line="278" w:lineRule="auto"/>
        <w:ind w:firstLine="425"/>
      </w:pPr>
      <w:r w:rsidRPr="00B8267F">
        <w:t>El aprendizaje por transferencia (</w:t>
      </w:r>
      <w:r w:rsidRPr="00B8267F">
        <w:rPr>
          <w:i/>
          <w:iCs/>
        </w:rPr>
        <w:t xml:space="preserve">Transfer </w:t>
      </w:r>
      <w:proofErr w:type="spellStart"/>
      <w:r w:rsidRPr="00B8267F">
        <w:rPr>
          <w:i/>
          <w:iCs/>
        </w:rPr>
        <w:t>Learning</w:t>
      </w:r>
      <w:proofErr w:type="spellEnd"/>
      <w:r w:rsidRPr="00B8267F">
        <w:t xml:space="preserve">) es una técnica que permite reutilizar un modelo previamente entrenado en una tarea general (por ejemplo, MobileNetV2 entrenado en </w:t>
      </w:r>
      <w:proofErr w:type="spellStart"/>
      <w:r w:rsidRPr="00B8267F">
        <w:t>ImageNet</w:t>
      </w:r>
      <w:proofErr w:type="spellEnd"/>
      <w:r w:rsidRPr="00B8267F">
        <w:t>) y adaptarlo a un nuevo dominio con menos datos.</w:t>
      </w:r>
    </w:p>
    <w:p w14:paraId="4A3755A1" w14:textId="77777777" w:rsidR="00B8267F" w:rsidRPr="00B8267F" w:rsidRDefault="00B8267F" w:rsidP="00A86E3D">
      <w:pPr>
        <w:spacing w:line="278" w:lineRule="auto"/>
        <w:ind w:firstLine="425"/>
      </w:pPr>
      <w:r w:rsidRPr="00B8267F">
        <w:t>En este proyecto, se aplica para entrenar un modelo de clasificación de residuos sin necesidad de contar con millones de imágenes propias. De esta manera, se optimizan los recursos computacionales y se acelera el desarrollo del sistema, logrando resultados confiables con menos tiempo de entrenamiento.</w:t>
      </w:r>
    </w:p>
    <w:p w14:paraId="283AED15" w14:textId="77777777" w:rsidR="00B8267F" w:rsidRDefault="00B8267F" w:rsidP="00B8267F">
      <w:pPr>
        <w:spacing w:line="278" w:lineRule="auto"/>
      </w:pPr>
    </w:p>
    <w:p w14:paraId="07C4A2DE" w14:textId="77777777" w:rsidR="00736A91" w:rsidRDefault="00736A91" w:rsidP="00736A91">
      <w:pPr>
        <w:pStyle w:val="Ttulo3"/>
      </w:pPr>
      <w:bookmarkStart w:id="758" w:name="_Toc210733324"/>
      <w:r w:rsidRPr="00736A91">
        <w:t>3.2.4 Microcontroladores ESP32 y ESP32-CAM</w:t>
      </w:r>
      <w:bookmarkEnd w:id="758"/>
    </w:p>
    <w:p w14:paraId="0036826E" w14:textId="77777777" w:rsidR="00736A91" w:rsidRPr="00736A91" w:rsidRDefault="00736A91" w:rsidP="00736A91">
      <w:pPr>
        <w:rPr>
          <w:b/>
          <w:bCs/>
        </w:rPr>
      </w:pPr>
    </w:p>
    <w:p w14:paraId="1DA8D25A" w14:textId="5D5BFF6C" w:rsidR="00736A91" w:rsidRPr="00736A91" w:rsidRDefault="00736A91" w:rsidP="00643394">
      <w:pPr>
        <w:spacing w:line="278" w:lineRule="auto"/>
        <w:ind w:firstLine="425"/>
      </w:pPr>
      <w:r w:rsidRPr="00736A91">
        <w:t xml:space="preserve">El ESP32 es un microcontrolador de bajo costo con conectividad </w:t>
      </w:r>
      <w:r w:rsidR="006416C6" w:rsidRPr="00736A91">
        <w:t>Wifi</w:t>
      </w:r>
      <w:r w:rsidRPr="00736A91">
        <w:t xml:space="preserve"> y Bluetooth, ampliamente usado en proyectos de </w:t>
      </w:r>
      <w:proofErr w:type="spellStart"/>
      <w:r w:rsidRPr="00736A91">
        <w:t>IoT</w:t>
      </w:r>
      <w:proofErr w:type="spellEnd"/>
      <w:r w:rsidRPr="00736A91">
        <w:t xml:space="preserve"> y automatización. Su versión ESP32-CAM incluye una cámara integrada, lo que permite capturar imágenes directamente desde el dispositivo y enviarlas a un servidor para su procesamiento con inteligencia artificial.</w:t>
      </w:r>
    </w:p>
    <w:p w14:paraId="709A86E8" w14:textId="77777777" w:rsidR="00736A91" w:rsidRPr="00736A91" w:rsidRDefault="00736A91" w:rsidP="00643394">
      <w:pPr>
        <w:spacing w:line="278" w:lineRule="auto"/>
        <w:ind w:firstLine="425"/>
      </w:pPr>
      <w:r w:rsidRPr="00736A91">
        <w:t>En un sistema de clasificación de basura, el ESP32-CAM cumple la función de capturar las imágenes de los residuos y comunicarse con un servidor (</w:t>
      </w:r>
      <w:proofErr w:type="spellStart"/>
      <w:r w:rsidRPr="00736A91">
        <w:t>Flask</w:t>
      </w:r>
      <w:proofErr w:type="spellEnd"/>
      <w:r w:rsidRPr="00736A91">
        <w:t xml:space="preserve"> + </w:t>
      </w:r>
      <w:proofErr w:type="spellStart"/>
      <w:r w:rsidRPr="00736A91">
        <w:t>TensorFlow</w:t>
      </w:r>
      <w:proofErr w:type="spellEnd"/>
      <w:r w:rsidRPr="00736A91">
        <w:t>) encargado de procesarlas. Además, puede controlar periféricos como servomotores o pantallas TFT para mostrar los resultados de la clasificación, haciendo posible una integración completa de hardware y software.</w:t>
      </w:r>
    </w:p>
    <w:p w14:paraId="2CD8AC11" w14:textId="77777777" w:rsidR="00736A91" w:rsidRDefault="00736A91" w:rsidP="00B8267F">
      <w:pPr>
        <w:spacing w:line="278" w:lineRule="auto"/>
      </w:pPr>
    </w:p>
    <w:p w14:paraId="094681B9" w14:textId="77777777" w:rsidR="00736A91" w:rsidRDefault="00736A91" w:rsidP="00736A91">
      <w:pPr>
        <w:pStyle w:val="Ttulo3"/>
      </w:pPr>
      <w:bookmarkStart w:id="759" w:name="_Toc210733325"/>
      <w:r w:rsidRPr="00736A91">
        <w:t>3.2.5 Aplicaciones en la Gestión de Residuos</w:t>
      </w:r>
      <w:bookmarkEnd w:id="759"/>
    </w:p>
    <w:p w14:paraId="2230ABEC" w14:textId="77777777" w:rsidR="00736A91" w:rsidRPr="00736A91" w:rsidRDefault="00736A91" w:rsidP="00736A91">
      <w:pPr>
        <w:rPr>
          <w:b/>
          <w:bCs/>
        </w:rPr>
      </w:pPr>
    </w:p>
    <w:p w14:paraId="70EB464F" w14:textId="77777777" w:rsidR="00736A91" w:rsidRPr="00736A91" w:rsidRDefault="00736A91" w:rsidP="00643394">
      <w:pPr>
        <w:spacing w:line="278" w:lineRule="auto"/>
        <w:ind w:firstLine="425"/>
      </w:pPr>
      <w:r w:rsidRPr="00736A91">
        <w:t>La integración de visión por computadora, redes neuronales y microcontroladores abre la posibilidad de crear sistemas automatizados que mejoran la eficiencia de la gestión de residuos. Estas tecnologías permiten implementar prototipos accesibles y escalables, capaces de reducir la dependencia del trabajo manual, optimizar la separación de desechos y apoyar la sostenibilidad ambiental.</w:t>
      </w:r>
    </w:p>
    <w:p w14:paraId="0CF53612" w14:textId="77777777" w:rsidR="00736A91" w:rsidRPr="00736A91" w:rsidRDefault="00736A91" w:rsidP="00643394">
      <w:pPr>
        <w:spacing w:line="278" w:lineRule="auto"/>
        <w:ind w:firstLine="425"/>
      </w:pPr>
      <w:r w:rsidRPr="00736A91">
        <w:t>En particular, el uso de inteligencia artificial en este campo facilita la adopción de prácticas de economía circular, al incrementar la calidad del material reciclado y reducir los errores en la separación. De este modo, los sistemas inteligentes de clasificación de basura no solo representan un avance tecnológico, sino también una herramienta clave para enfrentar la crisis ambiental global.</w:t>
      </w:r>
    </w:p>
    <w:p w14:paraId="03922E9E" w14:textId="77777777" w:rsidR="00736A91" w:rsidRDefault="00736A91" w:rsidP="00B8267F">
      <w:pPr>
        <w:spacing w:line="278" w:lineRule="auto"/>
      </w:pPr>
    </w:p>
    <w:p w14:paraId="0B3A976E" w14:textId="5D38FFCD" w:rsidR="002A43A5" w:rsidRDefault="00963E67" w:rsidP="007063C9">
      <w:pPr>
        <w:pStyle w:val="Ttulo2"/>
      </w:pPr>
      <w:bookmarkStart w:id="760" w:name="_Toc201766275"/>
      <w:bookmarkStart w:id="761" w:name="_Toc201846674"/>
      <w:bookmarkStart w:id="762" w:name="_Toc201947121"/>
      <w:bookmarkStart w:id="763" w:name="_Toc202193848"/>
      <w:bookmarkStart w:id="764" w:name="_Toc210733326"/>
      <w:r>
        <w:t xml:space="preserve">3.3 </w:t>
      </w:r>
      <w:r w:rsidRPr="000A13E9">
        <w:t>Definición de Conceptos Básicos</w:t>
      </w:r>
      <w:bookmarkEnd w:id="760"/>
      <w:bookmarkEnd w:id="761"/>
      <w:bookmarkEnd w:id="762"/>
      <w:bookmarkEnd w:id="763"/>
      <w:bookmarkEnd w:id="764"/>
    </w:p>
    <w:p w14:paraId="79540774" w14:textId="77777777" w:rsidR="007063C9" w:rsidRDefault="007063C9" w:rsidP="007063C9"/>
    <w:p w14:paraId="78ED54A4" w14:textId="460A300E" w:rsidR="004F40F2" w:rsidRPr="0064218D" w:rsidRDefault="00D8595B" w:rsidP="0064218D">
      <w:pPr>
        <w:numPr>
          <w:ilvl w:val="0"/>
          <w:numId w:val="24"/>
        </w:numPr>
        <w:rPr>
          <w:rFonts w:cs="Arial"/>
          <w:szCs w:val="20"/>
        </w:rPr>
      </w:pPr>
      <w:r w:rsidRPr="00D8595B">
        <w:rPr>
          <w:rFonts w:cs="Arial"/>
          <w:b/>
          <w:bCs/>
          <w:szCs w:val="20"/>
        </w:rPr>
        <w:lastRenderedPageBreak/>
        <w:t>Microcontrolador</w:t>
      </w:r>
      <w:r w:rsidRPr="00D8595B">
        <w:rPr>
          <w:rFonts w:cs="Arial"/>
          <w:szCs w:val="20"/>
        </w:rPr>
        <w:t>: Dispositivo electrónico programable que integra en un solo chip una unidad de procesamiento, memoria y puertos de entrada/salida. Se utiliza para controlar sistemas embebidos y ejecutar tareas específicas de automatización</w:t>
      </w:r>
      <w:r w:rsidR="004F40F2" w:rsidRPr="004F40F2">
        <w:rPr>
          <w:rFonts w:cs="Arial"/>
          <w:szCs w:val="20"/>
        </w:rPr>
        <w:t>.</w:t>
      </w:r>
    </w:p>
    <w:p w14:paraId="60E72670" w14:textId="0BD1DA45" w:rsidR="004F40F2" w:rsidRPr="0064218D" w:rsidRDefault="004F40F2" w:rsidP="0064218D">
      <w:pPr>
        <w:numPr>
          <w:ilvl w:val="0"/>
          <w:numId w:val="24"/>
        </w:numPr>
        <w:rPr>
          <w:rFonts w:cs="Arial"/>
          <w:szCs w:val="20"/>
        </w:rPr>
      </w:pPr>
      <w:r w:rsidRPr="004E3AD9">
        <w:rPr>
          <w:rFonts w:cs="Arial"/>
          <w:b/>
          <w:bCs/>
          <w:szCs w:val="20"/>
        </w:rPr>
        <w:t>Sensor ultrasónico</w:t>
      </w:r>
      <w:r w:rsidRPr="004F40F2">
        <w:rPr>
          <w:rFonts w:cs="Arial"/>
          <w:szCs w:val="20"/>
        </w:rPr>
        <w:t>: Dispositivo que mide distancias mediante la emisión y recepción de ondas sonoras de alta frecuencia. Se usa comúnmente en robótica y sistemas de detección de objetos.</w:t>
      </w:r>
    </w:p>
    <w:p w14:paraId="71A6DAC6" w14:textId="661C0B85" w:rsidR="004F40F2" w:rsidRPr="0064218D" w:rsidRDefault="004F40F2" w:rsidP="0064218D">
      <w:pPr>
        <w:numPr>
          <w:ilvl w:val="0"/>
          <w:numId w:val="24"/>
        </w:numPr>
        <w:rPr>
          <w:rFonts w:cs="Arial"/>
          <w:szCs w:val="20"/>
        </w:rPr>
      </w:pPr>
      <w:r w:rsidRPr="004E3AD9">
        <w:rPr>
          <w:rFonts w:cs="Arial"/>
          <w:b/>
          <w:bCs/>
          <w:szCs w:val="20"/>
        </w:rPr>
        <w:t>Arquitectura del software</w:t>
      </w:r>
      <w:r w:rsidRPr="004F40F2">
        <w:rPr>
          <w:rFonts w:cs="Arial"/>
          <w:szCs w:val="20"/>
        </w:rPr>
        <w:t>: Diseño estructural de un sistema de software que define la organización de los módulos, la interacción entre ellos y los principios que guían su desarrollo, garantizando escalabilidad y mantenibilidad.</w:t>
      </w:r>
    </w:p>
    <w:p w14:paraId="5C789947" w14:textId="572875CD" w:rsidR="004F40F2" w:rsidRPr="00B62E9E" w:rsidRDefault="004F40F2" w:rsidP="00B62E9E">
      <w:pPr>
        <w:numPr>
          <w:ilvl w:val="0"/>
          <w:numId w:val="24"/>
        </w:numPr>
        <w:rPr>
          <w:rFonts w:cs="Arial"/>
          <w:szCs w:val="20"/>
        </w:rPr>
      </w:pPr>
      <w:r w:rsidRPr="004E3AD9">
        <w:rPr>
          <w:rFonts w:cs="Arial"/>
          <w:b/>
          <w:bCs/>
          <w:szCs w:val="20"/>
        </w:rPr>
        <w:t>Hardware</w:t>
      </w:r>
      <w:r w:rsidRPr="004F40F2">
        <w:rPr>
          <w:rFonts w:cs="Arial"/>
          <w:szCs w:val="20"/>
        </w:rPr>
        <w:t>: Conjunto de componentes físicos y tangibles de un sistema informático, como procesadores, placas electrónicas, sensores y dispositivos de almacenamiento.</w:t>
      </w:r>
    </w:p>
    <w:p w14:paraId="3B593195" w14:textId="6411FE0D" w:rsidR="004F40F2" w:rsidRPr="00B62E9E" w:rsidRDefault="004F40F2" w:rsidP="00B62E9E">
      <w:pPr>
        <w:numPr>
          <w:ilvl w:val="0"/>
          <w:numId w:val="24"/>
        </w:numPr>
        <w:rPr>
          <w:rFonts w:cs="Arial"/>
          <w:szCs w:val="20"/>
        </w:rPr>
      </w:pPr>
      <w:r w:rsidRPr="004E3AD9">
        <w:rPr>
          <w:rFonts w:cs="Arial"/>
          <w:b/>
          <w:bCs/>
          <w:szCs w:val="20"/>
        </w:rPr>
        <w:t>Software</w:t>
      </w:r>
      <w:r w:rsidRPr="004F40F2">
        <w:rPr>
          <w:rFonts w:cs="Arial"/>
          <w:szCs w:val="20"/>
        </w:rPr>
        <w:t>: Conjunto de programas, instrucciones y datos que permiten al hardware ejecutar tareas específicas, desde sistemas operativos hasta aplicaciones de usuario.</w:t>
      </w:r>
    </w:p>
    <w:p w14:paraId="30603354" w14:textId="7967C347" w:rsidR="004F40F2" w:rsidRPr="00B62E9E" w:rsidRDefault="004F40F2" w:rsidP="00B62E9E">
      <w:pPr>
        <w:numPr>
          <w:ilvl w:val="0"/>
          <w:numId w:val="24"/>
        </w:numPr>
        <w:rPr>
          <w:rFonts w:cs="Arial"/>
          <w:szCs w:val="20"/>
        </w:rPr>
      </w:pPr>
      <w:r w:rsidRPr="004E3AD9">
        <w:rPr>
          <w:rFonts w:cs="Arial"/>
          <w:b/>
          <w:bCs/>
          <w:szCs w:val="20"/>
        </w:rPr>
        <w:t>Sensores</w:t>
      </w:r>
      <w:r w:rsidRPr="004F40F2">
        <w:rPr>
          <w:rFonts w:cs="Arial"/>
          <w:szCs w:val="20"/>
        </w:rPr>
        <w:t>: Dispositivos capaces de captar variaciones físicas o químicas del entorno (como luz, temperatura, movimiento o proximidad) y transformarlas en señales eléctricas procesables por un sistema electrónico.</w:t>
      </w:r>
    </w:p>
    <w:p w14:paraId="45E569BA" w14:textId="2A3D9145" w:rsidR="004F40F2" w:rsidRPr="00B62E9E" w:rsidRDefault="004F40F2" w:rsidP="00B62E9E">
      <w:pPr>
        <w:numPr>
          <w:ilvl w:val="0"/>
          <w:numId w:val="24"/>
        </w:numPr>
        <w:rPr>
          <w:rFonts w:cs="Arial"/>
          <w:szCs w:val="20"/>
        </w:rPr>
      </w:pPr>
      <w:r w:rsidRPr="004E3AD9">
        <w:rPr>
          <w:rFonts w:cs="Arial"/>
          <w:b/>
          <w:bCs/>
          <w:szCs w:val="20"/>
        </w:rPr>
        <w:t>Actuadores</w:t>
      </w:r>
      <w:r w:rsidRPr="004F40F2">
        <w:rPr>
          <w:rFonts w:cs="Arial"/>
          <w:szCs w:val="20"/>
        </w:rPr>
        <w:t>: Dispositivos que reciben señales eléctricas y las convierten en acciones físicas, como movimiento, luz o sonido. Ejemplos comunes son motores, relés y servomotores.</w:t>
      </w:r>
    </w:p>
    <w:p w14:paraId="189B0F7F" w14:textId="31D23926" w:rsidR="004F40F2" w:rsidRPr="00B62E9E" w:rsidRDefault="004F40F2" w:rsidP="00B62E9E">
      <w:pPr>
        <w:numPr>
          <w:ilvl w:val="0"/>
          <w:numId w:val="24"/>
        </w:numPr>
        <w:rPr>
          <w:rFonts w:cs="Arial"/>
          <w:szCs w:val="20"/>
        </w:rPr>
      </w:pPr>
      <w:proofErr w:type="spellStart"/>
      <w:r w:rsidRPr="004E3AD9">
        <w:rPr>
          <w:rFonts w:cs="Arial"/>
          <w:b/>
          <w:bCs/>
          <w:szCs w:val="20"/>
        </w:rPr>
        <w:t>TrashNet</w:t>
      </w:r>
      <w:proofErr w:type="spellEnd"/>
      <w:r w:rsidRPr="004F40F2">
        <w:rPr>
          <w:rFonts w:cs="Arial"/>
          <w:szCs w:val="20"/>
        </w:rPr>
        <w:t xml:space="preserve">: </w:t>
      </w:r>
      <w:proofErr w:type="spellStart"/>
      <w:r w:rsidRPr="004F40F2">
        <w:rPr>
          <w:rFonts w:cs="Arial"/>
          <w:szCs w:val="20"/>
        </w:rPr>
        <w:t>Dataset</w:t>
      </w:r>
      <w:proofErr w:type="spellEnd"/>
      <w:r w:rsidRPr="004F40F2">
        <w:rPr>
          <w:rFonts w:cs="Arial"/>
          <w:szCs w:val="20"/>
        </w:rPr>
        <w:t xml:space="preserve"> de imágenes creado en 2016 que contiene fotografías de distintos tipos de residuos (plástico, papel, metal, vidrio, cartón y desechos generales). Se utiliza ampliamente para entrenar modelos de clasificación automática de basura mediante visión por computadora.</w:t>
      </w:r>
    </w:p>
    <w:p w14:paraId="281C9043" w14:textId="34CDA1A6" w:rsidR="004F40F2" w:rsidRPr="00B62E9E" w:rsidRDefault="004F40F2" w:rsidP="00B62E9E">
      <w:pPr>
        <w:numPr>
          <w:ilvl w:val="0"/>
          <w:numId w:val="24"/>
        </w:numPr>
        <w:rPr>
          <w:rFonts w:cs="Arial"/>
          <w:szCs w:val="20"/>
        </w:rPr>
      </w:pPr>
      <w:r w:rsidRPr="004E3AD9">
        <w:rPr>
          <w:rFonts w:cs="Arial"/>
          <w:b/>
          <w:bCs/>
          <w:szCs w:val="20"/>
        </w:rPr>
        <w:t>Arquitectura DenseNet121</w:t>
      </w:r>
      <w:r w:rsidRPr="004F40F2">
        <w:rPr>
          <w:rFonts w:cs="Arial"/>
          <w:szCs w:val="20"/>
        </w:rPr>
        <w:t>: Red neuronal convolucional profunda caracterizada por la conexión directa de cada capa con todas las anteriores. Este diseño reduce la redundancia, mejora el flujo de gradientes y permite un uso eficiente de parámetros.</w:t>
      </w:r>
    </w:p>
    <w:p w14:paraId="58D20A3B" w14:textId="7F495350" w:rsidR="004F40F2" w:rsidRPr="00B62E9E" w:rsidRDefault="004F40F2" w:rsidP="00B62E9E">
      <w:pPr>
        <w:numPr>
          <w:ilvl w:val="0"/>
          <w:numId w:val="24"/>
        </w:numPr>
        <w:rPr>
          <w:rFonts w:cs="Arial"/>
          <w:szCs w:val="20"/>
        </w:rPr>
      </w:pPr>
      <w:r w:rsidRPr="004E3AD9">
        <w:rPr>
          <w:rFonts w:cs="Arial"/>
          <w:b/>
          <w:bCs/>
          <w:szCs w:val="20"/>
        </w:rPr>
        <w:t>Arquitectura InceptionResNetV2</w:t>
      </w:r>
      <w:r w:rsidRPr="004F40F2">
        <w:rPr>
          <w:rFonts w:cs="Arial"/>
          <w:szCs w:val="20"/>
        </w:rPr>
        <w:t xml:space="preserve">: Modelo de red neuronal que combina bloques </w:t>
      </w:r>
      <w:proofErr w:type="spellStart"/>
      <w:r w:rsidRPr="004F40F2">
        <w:rPr>
          <w:rFonts w:cs="Arial"/>
          <w:szCs w:val="20"/>
        </w:rPr>
        <w:t>Inception</w:t>
      </w:r>
      <w:proofErr w:type="spellEnd"/>
      <w:r w:rsidRPr="004F40F2">
        <w:rPr>
          <w:rFonts w:cs="Arial"/>
          <w:szCs w:val="20"/>
        </w:rPr>
        <w:t xml:space="preserve"> con conexiones residuales, lo que incrementa la capacidad de aprendizaje y mejora la precisión en tareas de clasificación de imágenes a gran escala.</w:t>
      </w:r>
    </w:p>
    <w:p w14:paraId="72C34579" w14:textId="572E8A1D" w:rsidR="004F40F2" w:rsidRPr="00B62E9E" w:rsidRDefault="004F40F2" w:rsidP="00B62E9E">
      <w:pPr>
        <w:numPr>
          <w:ilvl w:val="0"/>
          <w:numId w:val="24"/>
        </w:numPr>
        <w:rPr>
          <w:rFonts w:cs="Arial"/>
          <w:szCs w:val="20"/>
        </w:rPr>
      </w:pPr>
      <w:proofErr w:type="spellStart"/>
      <w:r w:rsidRPr="004E3AD9">
        <w:rPr>
          <w:rFonts w:cs="Arial"/>
          <w:b/>
          <w:bCs/>
          <w:szCs w:val="20"/>
        </w:rPr>
        <w:t>Dataset</w:t>
      </w:r>
      <w:proofErr w:type="spellEnd"/>
      <w:r w:rsidRPr="004E3AD9">
        <w:rPr>
          <w:rFonts w:cs="Arial"/>
          <w:b/>
          <w:bCs/>
          <w:szCs w:val="20"/>
        </w:rPr>
        <w:t xml:space="preserve"> </w:t>
      </w:r>
      <w:proofErr w:type="spellStart"/>
      <w:r w:rsidRPr="004E3AD9">
        <w:rPr>
          <w:rFonts w:cs="Arial"/>
          <w:b/>
          <w:bCs/>
          <w:szCs w:val="20"/>
        </w:rPr>
        <w:t>WasteNet</w:t>
      </w:r>
      <w:proofErr w:type="spellEnd"/>
      <w:r w:rsidRPr="004F40F2">
        <w:rPr>
          <w:rFonts w:cs="Arial"/>
          <w:szCs w:val="20"/>
        </w:rPr>
        <w:t xml:space="preserve">: Conjunto de datos desarrollado por </w:t>
      </w:r>
      <w:proofErr w:type="spellStart"/>
      <w:r w:rsidRPr="004F40F2">
        <w:rPr>
          <w:rFonts w:cs="Arial"/>
          <w:szCs w:val="20"/>
        </w:rPr>
        <w:t>Recycleye</w:t>
      </w:r>
      <w:proofErr w:type="spellEnd"/>
      <w:r w:rsidRPr="004F40F2">
        <w:rPr>
          <w:rFonts w:cs="Arial"/>
          <w:szCs w:val="20"/>
        </w:rPr>
        <w:t xml:space="preserve"> que reúne más de 2.5 millones de imágenes de residuos en condiciones reales de reciclaje, considerado uno de los más grandes y completos en este campo</w:t>
      </w:r>
    </w:p>
    <w:p w14:paraId="52605848" w14:textId="7F5F6F20" w:rsidR="004F40F2" w:rsidRPr="00B62E9E" w:rsidRDefault="004F40F2" w:rsidP="00B62E9E">
      <w:pPr>
        <w:numPr>
          <w:ilvl w:val="0"/>
          <w:numId w:val="24"/>
        </w:numPr>
        <w:rPr>
          <w:rFonts w:cs="Arial"/>
          <w:szCs w:val="20"/>
        </w:rPr>
      </w:pPr>
      <w:r w:rsidRPr="004E3AD9">
        <w:rPr>
          <w:rFonts w:cs="Arial"/>
          <w:b/>
          <w:bCs/>
          <w:szCs w:val="20"/>
        </w:rPr>
        <w:lastRenderedPageBreak/>
        <w:t>Dispositivos Edge Computing</w:t>
      </w:r>
      <w:r w:rsidRPr="004F40F2">
        <w:rPr>
          <w:rFonts w:cs="Arial"/>
          <w:szCs w:val="20"/>
        </w:rPr>
        <w:t>: Equipos diseñados para procesar datos cerca de la fuente de generación (como cámaras o sensores), reduciendo la necesidad de enviar toda la información a servidores remotos. Mejoran la latencia y optimizan el uso de la red.</w:t>
      </w:r>
    </w:p>
    <w:p w14:paraId="6D502385" w14:textId="4CB5A52C" w:rsidR="004F40F2" w:rsidRPr="00B62E9E" w:rsidRDefault="004F40F2" w:rsidP="00B62E9E">
      <w:pPr>
        <w:numPr>
          <w:ilvl w:val="0"/>
          <w:numId w:val="24"/>
        </w:numPr>
        <w:rPr>
          <w:rFonts w:cs="Arial"/>
          <w:szCs w:val="20"/>
        </w:rPr>
      </w:pPr>
      <w:proofErr w:type="spellStart"/>
      <w:r w:rsidRPr="004E3AD9">
        <w:rPr>
          <w:rFonts w:cs="Arial"/>
          <w:b/>
          <w:bCs/>
          <w:szCs w:val="20"/>
        </w:rPr>
        <w:t>ConvoWaste</w:t>
      </w:r>
      <w:proofErr w:type="spellEnd"/>
      <w:r w:rsidRPr="004F40F2">
        <w:rPr>
          <w:rFonts w:cs="Arial"/>
          <w:szCs w:val="20"/>
        </w:rPr>
        <w:t>: Proyecto de investigación que aplica redes neuronales convolucionales (CNN) para la clasificación inteligente de residuos, demostrando la viabilidad de aplicar aprendizaje profundo en sistemas de reciclaje automatizado.</w:t>
      </w:r>
    </w:p>
    <w:p w14:paraId="719B6EC0" w14:textId="24D1DF7D" w:rsidR="004F40F2" w:rsidRPr="00B62E9E" w:rsidRDefault="004F40F2" w:rsidP="00B62E9E">
      <w:pPr>
        <w:numPr>
          <w:ilvl w:val="0"/>
          <w:numId w:val="24"/>
        </w:numPr>
        <w:rPr>
          <w:rFonts w:cs="Arial"/>
          <w:szCs w:val="20"/>
        </w:rPr>
      </w:pPr>
      <w:r w:rsidRPr="004E3AD9">
        <w:rPr>
          <w:rFonts w:cs="Arial"/>
          <w:b/>
          <w:bCs/>
          <w:szCs w:val="20"/>
        </w:rPr>
        <w:t>Modelo</w:t>
      </w:r>
      <w:r w:rsidRPr="004F40F2">
        <w:rPr>
          <w:rFonts w:cs="Arial"/>
          <w:szCs w:val="20"/>
        </w:rPr>
        <w:t xml:space="preserve"> </w:t>
      </w:r>
      <w:proofErr w:type="spellStart"/>
      <w:r w:rsidRPr="004E3AD9">
        <w:rPr>
          <w:rFonts w:cs="Arial"/>
          <w:b/>
          <w:bCs/>
          <w:szCs w:val="20"/>
        </w:rPr>
        <w:t>ContamiNet</w:t>
      </w:r>
      <w:proofErr w:type="spellEnd"/>
      <w:r w:rsidRPr="004F40F2">
        <w:rPr>
          <w:rFonts w:cs="Arial"/>
          <w:szCs w:val="20"/>
        </w:rPr>
        <w:t>: Arquitectura de red neuronal enfocada en detectar contaminantes en residuos reciclables. Se utiliza para mejorar la calidad del material recuperado al identificar objetos no deseados en flujos de reciclaje.</w:t>
      </w:r>
    </w:p>
    <w:p w14:paraId="319374B2" w14:textId="2C86CF5F" w:rsidR="004F40F2" w:rsidRPr="00B62E9E" w:rsidRDefault="004F40F2" w:rsidP="00B62E9E">
      <w:pPr>
        <w:numPr>
          <w:ilvl w:val="0"/>
          <w:numId w:val="24"/>
        </w:numPr>
        <w:rPr>
          <w:rFonts w:cs="Arial"/>
          <w:szCs w:val="20"/>
        </w:rPr>
      </w:pPr>
      <w:r w:rsidRPr="00AD7B1D">
        <w:rPr>
          <w:rFonts w:cs="Arial"/>
          <w:b/>
          <w:bCs/>
          <w:szCs w:val="20"/>
        </w:rPr>
        <w:t>Arduino</w:t>
      </w:r>
      <w:r w:rsidRPr="004F40F2">
        <w:rPr>
          <w:rFonts w:cs="Arial"/>
          <w:szCs w:val="20"/>
        </w:rPr>
        <w:t>: Plataforma de hardware y software de código abierto basada en microcontroladores, ampliamente utilizada en prototipado electrónico y proyectos educativos por su facilidad de uso y amplia comunidad de desarrollo.</w:t>
      </w:r>
    </w:p>
    <w:p w14:paraId="365EA7AD" w14:textId="0E37CA27" w:rsidR="004F40F2" w:rsidRPr="00AD7B1D" w:rsidRDefault="004F40F2" w:rsidP="00AD7B1D">
      <w:pPr>
        <w:numPr>
          <w:ilvl w:val="0"/>
          <w:numId w:val="24"/>
        </w:numPr>
        <w:rPr>
          <w:rFonts w:cs="Arial"/>
          <w:szCs w:val="20"/>
        </w:rPr>
      </w:pPr>
      <w:r w:rsidRPr="00AD7B1D">
        <w:rPr>
          <w:rFonts w:cs="Arial"/>
          <w:b/>
          <w:bCs/>
          <w:szCs w:val="20"/>
        </w:rPr>
        <w:t>Servomotores</w:t>
      </w:r>
      <w:r w:rsidRPr="004F40F2">
        <w:rPr>
          <w:rFonts w:cs="Arial"/>
          <w:szCs w:val="20"/>
        </w:rPr>
        <w:t>: Motores eléctricos que permiten controlar con precisión la posición, velocidad y aceleración de un eje, gracias a un sistema de realimentación interna. Son esenciales en robótica y automatización.</w:t>
      </w:r>
    </w:p>
    <w:p w14:paraId="654442D0" w14:textId="7BB20517" w:rsidR="004F40F2" w:rsidRPr="00AD7B1D" w:rsidRDefault="004F40F2" w:rsidP="00AD7B1D">
      <w:pPr>
        <w:numPr>
          <w:ilvl w:val="0"/>
          <w:numId w:val="24"/>
        </w:numPr>
        <w:rPr>
          <w:rFonts w:cs="Arial"/>
          <w:szCs w:val="20"/>
        </w:rPr>
      </w:pPr>
      <w:r w:rsidRPr="0064218D">
        <w:rPr>
          <w:rFonts w:cs="Arial"/>
          <w:b/>
          <w:bCs/>
          <w:szCs w:val="20"/>
        </w:rPr>
        <w:t>MobileNetV2</w:t>
      </w:r>
      <w:r w:rsidRPr="004F40F2">
        <w:rPr>
          <w:rFonts w:cs="Arial"/>
          <w:szCs w:val="20"/>
        </w:rPr>
        <w:t>: Arquitectura de red neuronal ligera optimizada para dispositivos móviles y sistemas embebidos. Utiliza capas de convolución separables en profundidad para reducir el consumo de memoria y mantener una alta precisión.</w:t>
      </w:r>
    </w:p>
    <w:p w14:paraId="4FA596E3" w14:textId="06C408FF" w:rsidR="004F40F2" w:rsidRPr="004F40F2" w:rsidRDefault="004F40F2" w:rsidP="004F40F2">
      <w:pPr>
        <w:numPr>
          <w:ilvl w:val="0"/>
          <w:numId w:val="24"/>
        </w:numPr>
        <w:rPr>
          <w:rFonts w:cs="Arial"/>
          <w:szCs w:val="20"/>
        </w:rPr>
      </w:pPr>
      <w:proofErr w:type="spellStart"/>
      <w:r w:rsidRPr="0064218D">
        <w:rPr>
          <w:rFonts w:cs="Arial"/>
          <w:b/>
          <w:bCs/>
          <w:szCs w:val="20"/>
        </w:rPr>
        <w:t>ImageNet</w:t>
      </w:r>
      <w:proofErr w:type="spellEnd"/>
      <w:r w:rsidRPr="004F40F2">
        <w:rPr>
          <w:rFonts w:cs="Arial"/>
          <w:szCs w:val="20"/>
        </w:rPr>
        <w:t xml:space="preserve">: </w:t>
      </w:r>
      <w:proofErr w:type="spellStart"/>
      <w:r w:rsidRPr="004F40F2">
        <w:rPr>
          <w:rFonts w:cs="Arial"/>
          <w:szCs w:val="20"/>
        </w:rPr>
        <w:t>Dataset</w:t>
      </w:r>
      <w:proofErr w:type="spellEnd"/>
      <w:r w:rsidRPr="004F40F2">
        <w:rPr>
          <w:rFonts w:cs="Arial"/>
          <w:szCs w:val="20"/>
        </w:rPr>
        <w:t xml:space="preserve"> de referencia en visión por computadora que contiene más de 14 millones de imágenes etiquetadas en más de 20 000 categorías. Ha sido utilizado ampliamente en el entrenamiento y evaluación de modelos de aprendizaje profundo.</w:t>
      </w:r>
    </w:p>
    <w:p w14:paraId="7D8092F4" w14:textId="412BFD6A" w:rsidR="007063C9" w:rsidRDefault="00775323" w:rsidP="007063C9">
      <w:pPr>
        <w:numPr>
          <w:ilvl w:val="0"/>
          <w:numId w:val="24"/>
        </w:numPr>
        <w:rPr>
          <w:rFonts w:cs="Arial"/>
          <w:szCs w:val="20"/>
        </w:rPr>
      </w:pPr>
      <w:r w:rsidRPr="00775323">
        <w:rPr>
          <w:rFonts w:cs="Arial"/>
          <w:b/>
          <w:bCs/>
          <w:szCs w:val="20"/>
        </w:rPr>
        <w:t>Basura o residuo:</w:t>
      </w:r>
      <w:r w:rsidRPr="00775323">
        <w:rPr>
          <w:rFonts w:cs="Arial"/>
          <w:szCs w:val="20"/>
        </w:rPr>
        <w:t xml:space="preserve"> Material desechado después de haber cumplido su función principal, que puede clasificarse como orgánico o inorgánico</w:t>
      </w:r>
      <w:r w:rsidR="007063C9" w:rsidRPr="00A466CE">
        <w:rPr>
          <w:rFonts w:cs="Arial"/>
          <w:szCs w:val="20"/>
        </w:rPr>
        <w:t>.</w:t>
      </w:r>
    </w:p>
    <w:p w14:paraId="23767A09" w14:textId="74B693B2" w:rsidR="00775323" w:rsidRDefault="00775323" w:rsidP="007063C9">
      <w:pPr>
        <w:numPr>
          <w:ilvl w:val="0"/>
          <w:numId w:val="24"/>
        </w:numPr>
        <w:rPr>
          <w:rFonts w:cs="Arial"/>
          <w:szCs w:val="20"/>
        </w:rPr>
      </w:pPr>
      <w:r w:rsidRPr="00775323">
        <w:rPr>
          <w:rFonts w:cs="Arial"/>
          <w:b/>
          <w:bCs/>
          <w:szCs w:val="20"/>
        </w:rPr>
        <w:t>Clasificación de residuos:</w:t>
      </w:r>
      <w:r w:rsidRPr="00775323">
        <w:rPr>
          <w:rFonts w:cs="Arial"/>
          <w:szCs w:val="20"/>
        </w:rPr>
        <w:t xml:space="preserve"> Proceso de separar los desechos en diferentes categorías (orgánico, plástico, papel, metal, vidrio, entre otros) para su adecuado reciclaje o disposición final.</w:t>
      </w:r>
    </w:p>
    <w:p w14:paraId="580C3F34" w14:textId="17C1B1DB" w:rsidR="00775323" w:rsidRDefault="00C8644F" w:rsidP="007063C9">
      <w:pPr>
        <w:numPr>
          <w:ilvl w:val="0"/>
          <w:numId w:val="24"/>
        </w:numPr>
        <w:rPr>
          <w:rFonts w:cs="Arial"/>
          <w:szCs w:val="20"/>
        </w:rPr>
      </w:pPr>
      <w:r w:rsidRPr="00C8644F">
        <w:rPr>
          <w:rFonts w:cs="Arial"/>
          <w:b/>
          <w:bCs/>
          <w:szCs w:val="20"/>
        </w:rPr>
        <w:t>Residuos orgánicos:</w:t>
      </w:r>
      <w:r w:rsidRPr="00C8644F">
        <w:rPr>
          <w:rFonts w:cs="Arial"/>
          <w:szCs w:val="20"/>
        </w:rPr>
        <w:t xml:space="preserve"> Desechos de origen biológico, principalmente restos de comida o materiales biodegradables.</w:t>
      </w:r>
    </w:p>
    <w:p w14:paraId="6323C661" w14:textId="6760D131" w:rsidR="00C8644F" w:rsidRDefault="00C8644F" w:rsidP="007063C9">
      <w:pPr>
        <w:numPr>
          <w:ilvl w:val="0"/>
          <w:numId w:val="24"/>
        </w:numPr>
        <w:rPr>
          <w:rFonts w:cs="Arial"/>
          <w:szCs w:val="20"/>
        </w:rPr>
      </w:pPr>
      <w:r w:rsidRPr="00C8644F">
        <w:rPr>
          <w:rFonts w:cs="Arial"/>
          <w:b/>
          <w:bCs/>
          <w:szCs w:val="20"/>
        </w:rPr>
        <w:t>Residuos inorgánicos:</w:t>
      </w:r>
      <w:r w:rsidRPr="00C8644F">
        <w:rPr>
          <w:rFonts w:cs="Arial"/>
          <w:szCs w:val="20"/>
        </w:rPr>
        <w:t xml:space="preserve"> Desechos no biodegradables, como plásticos, vidrios, metales o empaques, que requieren procesos industriales para su reciclaje.</w:t>
      </w:r>
    </w:p>
    <w:p w14:paraId="3B239488" w14:textId="17963802" w:rsidR="00C8644F" w:rsidRDefault="00C8644F" w:rsidP="007063C9">
      <w:pPr>
        <w:numPr>
          <w:ilvl w:val="0"/>
          <w:numId w:val="24"/>
        </w:numPr>
        <w:rPr>
          <w:rFonts w:cs="Arial"/>
          <w:szCs w:val="20"/>
        </w:rPr>
      </w:pPr>
      <w:r w:rsidRPr="00C8644F">
        <w:rPr>
          <w:rFonts w:cs="Arial"/>
          <w:b/>
          <w:bCs/>
          <w:szCs w:val="20"/>
        </w:rPr>
        <w:lastRenderedPageBreak/>
        <w:t>Inteligencia Artificial (IA):</w:t>
      </w:r>
      <w:r w:rsidRPr="00C8644F">
        <w:rPr>
          <w:rFonts w:cs="Arial"/>
          <w:szCs w:val="20"/>
        </w:rPr>
        <w:t xml:space="preserve"> Campo de la informática que desarrolla sistemas capaces de realizar tareas que normalmente requieren inteligencia humana, como el reconocimiento de patrones, la toma de decisiones o el aprendizaje a partir de datos.</w:t>
      </w:r>
    </w:p>
    <w:p w14:paraId="6C6746EC" w14:textId="5E0B350D" w:rsidR="00C8644F" w:rsidRDefault="007C1953" w:rsidP="007063C9">
      <w:pPr>
        <w:numPr>
          <w:ilvl w:val="0"/>
          <w:numId w:val="24"/>
        </w:numPr>
        <w:rPr>
          <w:rFonts w:cs="Arial"/>
          <w:szCs w:val="20"/>
        </w:rPr>
      </w:pPr>
      <w:r w:rsidRPr="007C1953">
        <w:rPr>
          <w:rFonts w:cs="Arial"/>
          <w:b/>
          <w:bCs/>
          <w:szCs w:val="20"/>
        </w:rPr>
        <w:t xml:space="preserve">Aprendizaje Automático (Machine </w:t>
      </w:r>
      <w:proofErr w:type="spellStart"/>
      <w:r w:rsidRPr="007C1953">
        <w:rPr>
          <w:rFonts w:cs="Arial"/>
          <w:b/>
          <w:bCs/>
          <w:szCs w:val="20"/>
        </w:rPr>
        <w:t>Learning</w:t>
      </w:r>
      <w:proofErr w:type="spellEnd"/>
      <w:r w:rsidRPr="007C1953">
        <w:rPr>
          <w:rFonts w:cs="Arial"/>
          <w:b/>
          <w:bCs/>
          <w:szCs w:val="20"/>
        </w:rPr>
        <w:t>):</w:t>
      </w:r>
      <w:r w:rsidRPr="007C1953">
        <w:rPr>
          <w:rFonts w:cs="Arial"/>
          <w:szCs w:val="20"/>
        </w:rPr>
        <w:t xml:space="preserve"> Rama de la IA que permite a las máquinas aprender patrones a partir de datos y mejorar su desempeño en una tarea sin ser programadas explícitamente para cada caso.</w:t>
      </w:r>
    </w:p>
    <w:p w14:paraId="273D497B" w14:textId="063ED334" w:rsidR="00DC7549" w:rsidRDefault="00790DEB" w:rsidP="007063C9">
      <w:pPr>
        <w:numPr>
          <w:ilvl w:val="0"/>
          <w:numId w:val="24"/>
        </w:numPr>
        <w:rPr>
          <w:rFonts w:cs="Arial"/>
          <w:szCs w:val="20"/>
        </w:rPr>
      </w:pPr>
      <w:r w:rsidRPr="00790DEB">
        <w:rPr>
          <w:rFonts w:cs="Arial"/>
          <w:b/>
          <w:bCs/>
          <w:szCs w:val="20"/>
        </w:rPr>
        <w:t xml:space="preserve">Aprendizaje Profundo (Deep </w:t>
      </w:r>
      <w:proofErr w:type="spellStart"/>
      <w:r w:rsidRPr="00790DEB">
        <w:rPr>
          <w:rFonts w:cs="Arial"/>
          <w:b/>
          <w:bCs/>
          <w:szCs w:val="20"/>
        </w:rPr>
        <w:t>Learning</w:t>
      </w:r>
      <w:proofErr w:type="spellEnd"/>
      <w:r w:rsidRPr="00790DEB">
        <w:rPr>
          <w:rFonts w:cs="Arial"/>
          <w:b/>
          <w:bCs/>
          <w:szCs w:val="20"/>
        </w:rPr>
        <w:t>):</w:t>
      </w:r>
      <w:r w:rsidRPr="00790DEB">
        <w:rPr>
          <w:rFonts w:cs="Arial"/>
          <w:szCs w:val="20"/>
        </w:rPr>
        <w:t xml:space="preserve"> Subcampo del aprendizaje automático basado en redes neuronales artificiales con múltiples capas, que permite resolver tareas complejas como la visión por computadora o el reconocimiento de voz.</w:t>
      </w:r>
    </w:p>
    <w:p w14:paraId="147FC11C" w14:textId="543187C4" w:rsidR="00790DEB" w:rsidRDefault="00790DEB" w:rsidP="007063C9">
      <w:pPr>
        <w:numPr>
          <w:ilvl w:val="0"/>
          <w:numId w:val="24"/>
        </w:numPr>
        <w:rPr>
          <w:rFonts w:cs="Arial"/>
          <w:szCs w:val="20"/>
        </w:rPr>
      </w:pPr>
      <w:r w:rsidRPr="00790DEB">
        <w:rPr>
          <w:rFonts w:cs="Arial"/>
          <w:b/>
          <w:bCs/>
          <w:szCs w:val="20"/>
        </w:rPr>
        <w:t>Red Neuronal Convolucional (CNN):</w:t>
      </w:r>
      <w:r w:rsidRPr="00790DEB">
        <w:rPr>
          <w:rFonts w:cs="Arial"/>
          <w:szCs w:val="20"/>
        </w:rPr>
        <w:t xml:space="preserve"> Tipo de red neuronal utilizada principalmente en el procesamiento y clasificación de imágenes, capaz de extraer características visuales como bordes, texturas y formas.</w:t>
      </w:r>
    </w:p>
    <w:p w14:paraId="2BB44E0E" w14:textId="686C043C" w:rsidR="00790DEB" w:rsidRDefault="00790DEB" w:rsidP="007063C9">
      <w:pPr>
        <w:numPr>
          <w:ilvl w:val="0"/>
          <w:numId w:val="24"/>
        </w:numPr>
        <w:rPr>
          <w:rFonts w:cs="Arial"/>
          <w:szCs w:val="20"/>
        </w:rPr>
      </w:pPr>
      <w:r w:rsidRPr="00790DEB">
        <w:rPr>
          <w:rFonts w:cs="Arial"/>
          <w:b/>
          <w:bCs/>
          <w:szCs w:val="20"/>
        </w:rPr>
        <w:t xml:space="preserve">Transfer </w:t>
      </w:r>
      <w:proofErr w:type="spellStart"/>
      <w:r w:rsidRPr="00790DEB">
        <w:rPr>
          <w:rFonts w:cs="Arial"/>
          <w:b/>
          <w:bCs/>
          <w:szCs w:val="20"/>
        </w:rPr>
        <w:t>Learning</w:t>
      </w:r>
      <w:proofErr w:type="spellEnd"/>
      <w:r w:rsidRPr="00790DEB">
        <w:rPr>
          <w:rFonts w:cs="Arial"/>
          <w:b/>
          <w:bCs/>
          <w:szCs w:val="20"/>
        </w:rPr>
        <w:t xml:space="preserve"> (Aprendizaje por Transferencia):</w:t>
      </w:r>
      <w:r w:rsidRPr="00790DEB">
        <w:rPr>
          <w:rFonts w:cs="Arial"/>
          <w:szCs w:val="20"/>
        </w:rPr>
        <w:t xml:space="preserve"> Técnica de entrenamiento en IA que aprovecha modelos previamente entrenados en grandes bases de datos y los adapta a un nuevo problema con menos recursos.</w:t>
      </w:r>
    </w:p>
    <w:p w14:paraId="2B616176" w14:textId="2E15DB1E" w:rsidR="00790DEB" w:rsidRDefault="00790DEB" w:rsidP="007063C9">
      <w:pPr>
        <w:numPr>
          <w:ilvl w:val="0"/>
          <w:numId w:val="24"/>
        </w:numPr>
        <w:rPr>
          <w:rFonts w:cs="Arial"/>
          <w:szCs w:val="20"/>
        </w:rPr>
      </w:pPr>
      <w:r w:rsidRPr="00790DEB">
        <w:rPr>
          <w:rFonts w:cs="Arial"/>
          <w:b/>
          <w:bCs/>
          <w:szCs w:val="20"/>
        </w:rPr>
        <w:t>Visión por Computadora:</w:t>
      </w:r>
      <w:r w:rsidRPr="00790DEB">
        <w:rPr>
          <w:rFonts w:cs="Arial"/>
          <w:szCs w:val="20"/>
        </w:rPr>
        <w:t xml:space="preserve"> Área de la inteligencia artificial que permite a los sistemas interpretar y procesar información visual proveniente de imágenes o videos.</w:t>
      </w:r>
    </w:p>
    <w:p w14:paraId="648BD2A7" w14:textId="5D372866" w:rsidR="00790DEB" w:rsidRDefault="00C9104F" w:rsidP="007063C9">
      <w:pPr>
        <w:numPr>
          <w:ilvl w:val="0"/>
          <w:numId w:val="24"/>
        </w:numPr>
        <w:rPr>
          <w:rFonts w:cs="Arial"/>
          <w:szCs w:val="20"/>
        </w:rPr>
      </w:pPr>
      <w:r w:rsidRPr="00C9104F">
        <w:rPr>
          <w:rFonts w:cs="Arial"/>
          <w:b/>
          <w:bCs/>
          <w:szCs w:val="20"/>
        </w:rPr>
        <w:t>ESP32:</w:t>
      </w:r>
      <w:r w:rsidRPr="00C9104F">
        <w:rPr>
          <w:rFonts w:cs="Arial"/>
          <w:szCs w:val="20"/>
        </w:rPr>
        <w:t xml:space="preserve"> Microcontrolador de bajo costo y bajo consumo de energía, con conectividad </w:t>
      </w:r>
      <w:r w:rsidR="00662FD8" w:rsidRPr="00C9104F">
        <w:rPr>
          <w:rFonts w:cs="Arial"/>
          <w:szCs w:val="20"/>
        </w:rPr>
        <w:t>Wifi</w:t>
      </w:r>
      <w:r w:rsidRPr="00C9104F">
        <w:rPr>
          <w:rFonts w:cs="Arial"/>
          <w:szCs w:val="20"/>
        </w:rPr>
        <w:t xml:space="preserve"> y Bluetooth, utilizado en proyectos de </w:t>
      </w:r>
      <w:proofErr w:type="spellStart"/>
      <w:r w:rsidRPr="00C9104F">
        <w:rPr>
          <w:rFonts w:cs="Arial"/>
          <w:szCs w:val="20"/>
        </w:rPr>
        <w:t>IoT</w:t>
      </w:r>
      <w:proofErr w:type="spellEnd"/>
      <w:r w:rsidRPr="00C9104F">
        <w:rPr>
          <w:rFonts w:cs="Arial"/>
          <w:szCs w:val="20"/>
        </w:rPr>
        <w:t>, automatización y control de dispositivos.</w:t>
      </w:r>
    </w:p>
    <w:p w14:paraId="4E58272A" w14:textId="5D5E185C" w:rsidR="00C9104F" w:rsidRDefault="00C9104F" w:rsidP="007063C9">
      <w:pPr>
        <w:numPr>
          <w:ilvl w:val="0"/>
          <w:numId w:val="24"/>
        </w:numPr>
        <w:rPr>
          <w:rFonts w:cs="Arial"/>
          <w:szCs w:val="20"/>
        </w:rPr>
      </w:pPr>
      <w:r w:rsidRPr="00C9104F">
        <w:rPr>
          <w:rFonts w:cs="Arial"/>
          <w:b/>
          <w:bCs/>
          <w:szCs w:val="20"/>
        </w:rPr>
        <w:t>ESP32-CAM:</w:t>
      </w:r>
      <w:r w:rsidRPr="00C9104F">
        <w:rPr>
          <w:rFonts w:cs="Arial"/>
          <w:szCs w:val="20"/>
        </w:rPr>
        <w:t xml:space="preserve"> Variante del ESP32 que incluye una cámara integrada, lo que permite capturar imágenes o video y transmitirlos para su procesamiento.</w:t>
      </w:r>
    </w:p>
    <w:p w14:paraId="042041F3" w14:textId="1646AD67" w:rsidR="00C9104F" w:rsidRDefault="00C9104F" w:rsidP="007063C9">
      <w:pPr>
        <w:numPr>
          <w:ilvl w:val="0"/>
          <w:numId w:val="24"/>
        </w:numPr>
        <w:rPr>
          <w:rFonts w:cs="Arial"/>
          <w:szCs w:val="20"/>
        </w:rPr>
      </w:pPr>
      <w:proofErr w:type="spellStart"/>
      <w:r w:rsidRPr="00C9104F">
        <w:rPr>
          <w:rFonts w:cs="Arial"/>
          <w:b/>
          <w:bCs/>
          <w:szCs w:val="20"/>
        </w:rPr>
        <w:t>TensorFlow</w:t>
      </w:r>
      <w:proofErr w:type="spellEnd"/>
      <w:r w:rsidRPr="00C9104F">
        <w:rPr>
          <w:rFonts w:cs="Arial"/>
          <w:b/>
          <w:bCs/>
          <w:szCs w:val="20"/>
        </w:rPr>
        <w:t>:</w:t>
      </w:r>
      <w:r w:rsidRPr="00C9104F">
        <w:rPr>
          <w:rFonts w:cs="Arial"/>
          <w:szCs w:val="20"/>
        </w:rPr>
        <w:t xml:space="preserve"> Biblioteca de código abierto desarrollada por Google, utilizada para crear y entrenar modelos de aprendizaje automático y profundo.</w:t>
      </w:r>
    </w:p>
    <w:p w14:paraId="40BAB643" w14:textId="2CE05AA8" w:rsidR="00C9104F" w:rsidRDefault="00C9104F" w:rsidP="007063C9">
      <w:pPr>
        <w:numPr>
          <w:ilvl w:val="0"/>
          <w:numId w:val="24"/>
        </w:numPr>
        <w:rPr>
          <w:rFonts w:cs="Arial"/>
          <w:szCs w:val="20"/>
        </w:rPr>
      </w:pPr>
      <w:proofErr w:type="spellStart"/>
      <w:r w:rsidRPr="00C9104F">
        <w:rPr>
          <w:rFonts w:cs="Arial"/>
          <w:b/>
          <w:bCs/>
          <w:szCs w:val="20"/>
        </w:rPr>
        <w:t>OpenCV</w:t>
      </w:r>
      <w:proofErr w:type="spellEnd"/>
      <w:r w:rsidRPr="00C9104F">
        <w:rPr>
          <w:rFonts w:cs="Arial"/>
          <w:b/>
          <w:bCs/>
          <w:szCs w:val="20"/>
        </w:rPr>
        <w:t xml:space="preserve"> (Open </w:t>
      </w:r>
      <w:proofErr w:type="spellStart"/>
      <w:r w:rsidRPr="00C9104F">
        <w:rPr>
          <w:rFonts w:cs="Arial"/>
          <w:b/>
          <w:bCs/>
          <w:szCs w:val="20"/>
        </w:rPr>
        <w:t>Source</w:t>
      </w:r>
      <w:proofErr w:type="spellEnd"/>
      <w:r w:rsidRPr="00C9104F">
        <w:rPr>
          <w:rFonts w:cs="Arial"/>
          <w:b/>
          <w:bCs/>
          <w:szCs w:val="20"/>
        </w:rPr>
        <w:t xml:space="preserve"> </w:t>
      </w:r>
      <w:proofErr w:type="spellStart"/>
      <w:r w:rsidRPr="00C9104F">
        <w:rPr>
          <w:rFonts w:cs="Arial"/>
          <w:b/>
          <w:bCs/>
          <w:szCs w:val="20"/>
        </w:rPr>
        <w:t>Computer</w:t>
      </w:r>
      <w:proofErr w:type="spellEnd"/>
      <w:r w:rsidRPr="00C9104F">
        <w:rPr>
          <w:rFonts w:cs="Arial"/>
          <w:b/>
          <w:bCs/>
          <w:szCs w:val="20"/>
        </w:rPr>
        <w:t xml:space="preserve"> </w:t>
      </w:r>
      <w:proofErr w:type="spellStart"/>
      <w:r w:rsidRPr="00C9104F">
        <w:rPr>
          <w:rFonts w:cs="Arial"/>
          <w:b/>
          <w:bCs/>
          <w:szCs w:val="20"/>
        </w:rPr>
        <w:t>Vision</w:t>
      </w:r>
      <w:proofErr w:type="spellEnd"/>
      <w:r w:rsidRPr="00C9104F">
        <w:rPr>
          <w:rFonts w:cs="Arial"/>
          <w:b/>
          <w:bCs/>
          <w:szCs w:val="20"/>
        </w:rPr>
        <w:t xml:space="preserve"> Library):</w:t>
      </w:r>
      <w:r w:rsidRPr="00C9104F">
        <w:rPr>
          <w:rFonts w:cs="Arial"/>
          <w:szCs w:val="20"/>
        </w:rPr>
        <w:t xml:space="preserve"> Librería de visión por computadora de código abierto ampliamente utilizada para el procesamiento de imágenes y videos.</w:t>
      </w:r>
    </w:p>
    <w:p w14:paraId="79EA3B91" w14:textId="16B7EF7B" w:rsidR="00C9104F" w:rsidRDefault="007624B1" w:rsidP="007063C9">
      <w:pPr>
        <w:numPr>
          <w:ilvl w:val="0"/>
          <w:numId w:val="24"/>
        </w:numPr>
        <w:rPr>
          <w:rFonts w:cs="Arial"/>
          <w:szCs w:val="20"/>
        </w:rPr>
      </w:pPr>
      <w:r w:rsidRPr="007624B1">
        <w:rPr>
          <w:rFonts w:cs="Arial"/>
          <w:b/>
          <w:bCs/>
          <w:szCs w:val="20"/>
        </w:rPr>
        <w:t xml:space="preserve">Servidor </w:t>
      </w:r>
      <w:proofErr w:type="spellStart"/>
      <w:r w:rsidRPr="007624B1">
        <w:rPr>
          <w:rFonts w:cs="Arial"/>
          <w:b/>
          <w:bCs/>
          <w:szCs w:val="20"/>
        </w:rPr>
        <w:t>Flask</w:t>
      </w:r>
      <w:proofErr w:type="spellEnd"/>
      <w:r w:rsidRPr="007624B1">
        <w:rPr>
          <w:rFonts w:cs="Arial"/>
          <w:b/>
          <w:bCs/>
          <w:szCs w:val="20"/>
        </w:rPr>
        <w:t>:</w:t>
      </w:r>
      <w:r w:rsidRPr="007624B1">
        <w:rPr>
          <w:rFonts w:cs="Arial"/>
          <w:szCs w:val="20"/>
        </w:rPr>
        <w:t xml:space="preserve"> Framework minimalista de Python para el desarrollo de aplicaciones web, que en este proyecto se utiliza para recibir imágenes, procesarlas con IA y devolver los resultados de la clasificación.</w:t>
      </w:r>
    </w:p>
    <w:p w14:paraId="36888347" w14:textId="5D3A1D4A" w:rsidR="007624B1" w:rsidRDefault="007624B1" w:rsidP="007063C9">
      <w:pPr>
        <w:numPr>
          <w:ilvl w:val="0"/>
          <w:numId w:val="24"/>
        </w:numPr>
        <w:rPr>
          <w:rFonts w:cs="Arial"/>
          <w:szCs w:val="20"/>
        </w:rPr>
      </w:pPr>
      <w:r w:rsidRPr="007624B1">
        <w:rPr>
          <w:rFonts w:cs="Arial"/>
          <w:b/>
          <w:bCs/>
          <w:szCs w:val="20"/>
        </w:rPr>
        <w:t>Pantalla TFT ILI9341:</w:t>
      </w:r>
      <w:r w:rsidRPr="007624B1">
        <w:rPr>
          <w:rFonts w:cs="Arial"/>
          <w:szCs w:val="20"/>
        </w:rPr>
        <w:t xml:space="preserve"> Pantalla gráfica que se conecta a microcontroladores como el ESP32-CAM, utilizada para mostrar información visual o textual en proyectos embebidos.</w:t>
      </w:r>
    </w:p>
    <w:p w14:paraId="45B4AA8E" w14:textId="35EBB4D6" w:rsidR="007624B1" w:rsidRDefault="007624B1" w:rsidP="007624B1">
      <w:pPr>
        <w:numPr>
          <w:ilvl w:val="0"/>
          <w:numId w:val="24"/>
        </w:numPr>
        <w:rPr>
          <w:rFonts w:cs="Arial"/>
          <w:szCs w:val="20"/>
        </w:rPr>
      </w:pPr>
      <w:r w:rsidRPr="007624B1">
        <w:rPr>
          <w:rFonts w:cs="Arial"/>
          <w:b/>
          <w:bCs/>
          <w:szCs w:val="20"/>
        </w:rPr>
        <w:lastRenderedPageBreak/>
        <w:t>Automatización:</w:t>
      </w:r>
      <w:r w:rsidRPr="007624B1">
        <w:rPr>
          <w:rFonts w:cs="Arial"/>
          <w:szCs w:val="20"/>
        </w:rPr>
        <w:t xml:space="preserve"> Uso de tecnologías que permiten ejecutar procesos sin intervención humana directa, con el fin de mejorar la eficiencia y reducir errores.</w:t>
      </w:r>
    </w:p>
    <w:p w14:paraId="4884D8BE" w14:textId="6FDB149B" w:rsidR="004C109C" w:rsidRDefault="007624B1" w:rsidP="007624B1">
      <w:pPr>
        <w:numPr>
          <w:ilvl w:val="0"/>
          <w:numId w:val="24"/>
        </w:numPr>
        <w:rPr>
          <w:rFonts w:cs="Arial"/>
          <w:szCs w:val="20"/>
        </w:rPr>
      </w:pPr>
      <w:r w:rsidRPr="007624B1">
        <w:rPr>
          <w:rFonts w:cs="Arial"/>
          <w:b/>
          <w:bCs/>
          <w:szCs w:val="20"/>
        </w:rPr>
        <w:t>Economía Circular:</w:t>
      </w:r>
      <w:r w:rsidRPr="007624B1">
        <w:rPr>
          <w:rFonts w:cs="Arial"/>
          <w:szCs w:val="20"/>
        </w:rPr>
        <w:t xml:space="preserve"> Modelo económico que busca minimizar residuos y aprovechar al máximo los recursos a través de la reutilización, reciclaje y reducción de desechos.</w:t>
      </w:r>
    </w:p>
    <w:p w14:paraId="097E8BC0" w14:textId="77777777" w:rsidR="00C76172" w:rsidRDefault="00C76172">
      <w:pPr>
        <w:spacing w:line="278" w:lineRule="auto"/>
        <w:jc w:val="left"/>
        <w:rPr>
          <w:rFonts w:cs="Arial"/>
          <w:szCs w:val="20"/>
        </w:rPr>
      </w:pPr>
    </w:p>
    <w:p w14:paraId="287227A3" w14:textId="77777777" w:rsidR="00AD7522" w:rsidRPr="00A25C80" w:rsidRDefault="00AD7522" w:rsidP="00AD7522">
      <w:pPr>
        <w:pStyle w:val="Ttulo2"/>
      </w:pPr>
      <w:bookmarkStart w:id="765" w:name="_Toc201766276"/>
      <w:bookmarkStart w:id="766" w:name="_Toc201846675"/>
      <w:bookmarkStart w:id="767" w:name="_Toc201947122"/>
      <w:bookmarkStart w:id="768" w:name="_Toc202193849"/>
      <w:bookmarkStart w:id="769" w:name="_Toc210733327"/>
      <w:r>
        <w:t xml:space="preserve">3.4 </w:t>
      </w:r>
      <w:r w:rsidRPr="00185D22">
        <w:t>A</w:t>
      </w:r>
      <w:r>
        <w:t>ntecedentes</w:t>
      </w:r>
      <w:bookmarkEnd w:id="765"/>
      <w:bookmarkEnd w:id="766"/>
      <w:bookmarkEnd w:id="767"/>
      <w:bookmarkEnd w:id="768"/>
      <w:bookmarkEnd w:id="769"/>
    </w:p>
    <w:p w14:paraId="7F94C06F" w14:textId="77777777" w:rsidR="0071369D" w:rsidRDefault="0071369D">
      <w:pPr>
        <w:spacing w:line="278" w:lineRule="auto"/>
        <w:jc w:val="left"/>
        <w:rPr>
          <w:rFonts w:cs="Arial"/>
          <w:szCs w:val="20"/>
        </w:rPr>
      </w:pPr>
    </w:p>
    <w:p w14:paraId="58B217B5" w14:textId="77777777" w:rsidR="00C00838" w:rsidRDefault="002A4552" w:rsidP="00C00838">
      <w:pPr>
        <w:pStyle w:val="Ttulo3"/>
      </w:pPr>
      <w:bookmarkStart w:id="770" w:name="_Toc210733328"/>
      <w:r>
        <w:t>3.</w:t>
      </w:r>
      <w:r w:rsidR="00C00838">
        <w:t xml:space="preserve">4.1 </w:t>
      </w:r>
      <w:r w:rsidR="00C00838" w:rsidRPr="00C00838">
        <w:t>Contexto General del Problema</w:t>
      </w:r>
      <w:bookmarkEnd w:id="770"/>
      <w:r w:rsidR="00C00838" w:rsidRPr="00C00838">
        <w:t xml:space="preserve"> </w:t>
      </w:r>
    </w:p>
    <w:p w14:paraId="6118543E" w14:textId="77777777" w:rsidR="00C00838" w:rsidRDefault="00C00838" w:rsidP="00C00838"/>
    <w:p w14:paraId="3ED58D2F" w14:textId="28E6322F" w:rsidR="0046251C" w:rsidRDefault="008640FE" w:rsidP="00643394">
      <w:pPr>
        <w:ind w:firstLine="425"/>
      </w:pPr>
      <w:r w:rsidRPr="008640FE">
        <w:t>La gestión de residuos sólidos en México ha sido un tema prioritario debido al incremento constante de basura generada en áreas urbanas. La SEMARNAT reporta que el manejo adecuado de residuos sólidos urbanos y de manejo especial es crucial para proteger la salud pública y el medio ambiente, promoviendo la reducción, reutilización y reciclaje de los residuos [9].</w:t>
      </w:r>
    </w:p>
    <w:p w14:paraId="4BA32420" w14:textId="77777777" w:rsidR="0052749E" w:rsidRDefault="0052749E" w:rsidP="00C00838"/>
    <w:p w14:paraId="6F848A6D" w14:textId="77777777" w:rsidR="0046251C" w:rsidRDefault="0046251C" w:rsidP="0046251C">
      <w:pPr>
        <w:pStyle w:val="Ttulo3"/>
      </w:pPr>
      <w:bookmarkStart w:id="771" w:name="_Toc210733329"/>
      <w:r>
        <w:t xml:space="preserve">3.4.2 </w:t>
      </w:r>
      <w:r w:rsidRPr="0046251C">
        <w:t>Evolución de la Clasificación de Residuos</w:t>
      </w:r>
      <w:bookmarkEnd w:id="771"/>
      <w:r w:rsidRPr="0046251C">
        <w:t xml:space="preserve"> </w:t>
      </w:r>
    </w:p>
    <w:p w14:paraId="04F71449" w14:textId="77777777" w:rsidR="0046251C" w:rsidRDefault="0046251C" w:rsidP="0046251C"/>
    <w:p w14:paraId="421AE019" w14:textId="15854EBA" w:rsidR="0052749E" w:rsidRDefault="0052749E" w:rsidP="00643394">
      <w:pPr>
        <w:spacing w:after="0"/>
        <w:ind w:firstLine="425"/>
      </w:pPr>
      <w:r w:rsidRPr="0052749E">
        <w:t xml:space="preserve">La Ciudad de México, a través de la SEDEMA, implementa programas específicos para la recolección, tratamiento y disposición final de residuos sólidos urbanos, incluyendo campañas de separación en origen y educación ambiental para los ciudadanos [10]. </w:t>
      </w:r>
    </w:p>
    <w:p w14:paraId="44A32E85" w14:textId="77777777" w:rsidR="0052749E" w:rsidRDefault="0052749E" w:rsidP="0070467C">
      <w:pPr>
        <w:spacing w:after="0"/>
      </w:pPr>
    </w:p>
    <w:p w14:paraId="2941A047" w14:textId="548199DB" w:rsidR="00FB7D13" w:rsidRPr="00FB7D13" w:rsidRDefault="0052749E" w:rsidP="00FB7D13">
      <w:pPr>
        <w:pStyle w:val="Ttulo3"/>
      </w:pPr>
      <w:bookmarkStart w:id="772" w:name="_Toc210733330"/>
      <w:r>
        <w:t xml:space="preserve">3.4.3 </w:t>
      </w:r>
      <w:r w:rsidR="00FB7D13" w:rsidRPr="00FB7D13">
        <w:t>Problemática de Clasificación de Residuos</w:t>
      </w:r>
      <w:bookmarkEnd w:id="772"/>
      <w:r w:rsidR="00FB7D13" w:rsidRPr="00FB7D13">
        <w:t xml:space="preserve"> </w:t>
      </w:r>
    </w:p>
    <w:p w14:paraId="52B38816" w14:textId="77777777" w:rsidR="00FB7D13" w:rsidRDefault="00FB7D13" w:rsidP="00FB7D13"/>
    <w:p w14:paraId="7277A774" w14:textId="1AC21D4E" w:rsidR="00FB7D13" w:rsidRDefault="00324117" w:rsidP="00643394">
      <w:pPr>
        <w:ind w:firstLine="425"/>
      </w:pPr>
      <w:r w:rsidRPr="00324117">
        <w:t>A nivel mundial, la separación inadecuada de residuos sigue siendo un desafío. Los sistemas manuales dependen en gran medida del comportamiento del usuario, generando altos niveles de contaminación cruzada y reduciendo la eficiencia del reciclaje [11].</w:t>
      </w:r>
    </w:p>
    <w:p w14:paraId="5437A244" w14:textId="77777777" w:rsidR="00324117" w:rsidRDefault="00324117" w:rsidP="00FB7D13"/>
    <w:p w14:paraId="7D88F23F" w14:textId="77777777" w:rsidR="00324117" w:rsidRDefault="00324117" w:rsidP="00324117">
      <w:pPr>
        <w:pStyle w:val="Ttulo3"/>
      </w:pPr>
      <w:bookmarkStart w:id="773" w:name="_Toc210733331"/>
      <w:r>
        <w:t xml:space="preserve">3.4.4 </w:t>
      </w:r>
      <w:r w:rsidRPr="00324117">
        <w:rPr>
          <w:rFonts w:eastAsiaTheme="minorHAnsi"/>
        </w:rPr>
        <w:t>Avances Tecnológicos en Clasificación y Automatización de Residuos</w:t>
      </w:r>
      <w:bookmarkEnd w:id="773"/>
    </w:p>
    <w:p w14:paraId="29A18433" w14:textId="77777777" w:rsidR="00324117" w:rsidRPr="00324117" w:rsidRDefault="00324117" w:rsidP="00324117">
      <w:pPr>
        <w:rPr>
          <w:b/>
          <w:bCs/>
        </w:rPr>
      </w:pPr>
    </w:p>
    <w:p w14:paraId="43A77CFC" w14:textId="5B9AE692" w:rsidR="00010467" w:rsidRDefault="00324117" w:rsidP="00643394">
      <w:pPr>
        <w:spacing w:after="0"/>
        <w:ind w:firstLine="425"/>
      </w:pPr>
      <w:r w:rsidRPr="00324117">
        <w:lastRenderedPageBreak/>
        <w:t xml:space="preserve">En los últimos años, la </w:t>
      </w:r>
      <w:r w:rsidR="00F76243">
        <w:t>I</w:t>
      </w:r>
      <w:r w:rsidRPr="00324117">
        <w:t xml:space="preserve">A y la visión por computadora han mejorado la eficiencia en la gestión de residuos. Sistemas como AMCS </w:t>
      </w:r>
      <w:proofErr w:type="spellStart"/>
      <w:r w:rsidRPr="00324117">
        <w:t>Vision</w:t>
      </w:r>
      <w:proofErr w:type="spellEnd"/>
      <w:r w:rsidRPr="00324117">
        <w:t xml:space="preserve"> AI permiten detectar residuos contaminados y medir niveles de sobrellenado en contenedores, optimizando la calidad de los materiales recuperados [12].</w:t>
      </w:r>
      <w:r w:rsidR="00010467">
        <w:t xml:space="preserve"> </w:t>
      </w:r>
    </w:p>
    <w:p w14:paraId="09C251BA" w14:textId="339704FF" w:rsidR="00324117" w:rsidRPr="00324117" w:rsidRDefault="00324117" w:rsidP="00643394">
      <w:pPr>
        <w:ind w:firstLine="425"/>
      </w:pPr>
      <w:r w:rsidRPr="00324117">
        <w:t xml:space="preserve">Asimismo, </w:t>
      </w:r>
      <w:proofErr w:type="spellStart"/>
      <w:r w:rsidRPr="00324117">
        <w:t>Recycleye</w:t>
      </w:r>
      <w:proofErr w:type="spellEnd"/>
      <w:r w:rsidRPr="00324117">
        <w:t xml:space="preserve"> ha implementado IA para identificar y clasificar residuos automáticamente, reduciendo la intervención manual y aumentando la eficiencia de reciclaje [13].</w:t>
      </w:r>
      <w:r w:rsidRPr="00324117">
        <w:br/>
        <w:t xml:space="preserve">Investigaciones recientes en México demuestran que la integración de IA y sensores </w:t>
      </w:r>
      <w:proofErr w:type="spellStart"/>
      <w:r w:rsidRPr="00324117">
        <w:t>IoT</w:t>
      </w:r>
      <w:proofErr w:type="spellEnd"/>
      <w:r w:rsidRPr="00324117">
        <w:t xml:space="preserve"> puede mejorar la clasificación en tiempo real, aunque aún existen desafíos en infraestructura y financiamiento [14].</w:t>
      </w:r>
    </w:p>
    <w:p w14:paraId="6FABCA00" w14:textId="7EC60357" w:rsidR="00324117" w:rsidRDefault="00324117" w:rsidP="00FB7D13"/>
    <w:p w14:paraId="2D2AC6D3" w14:textId="77777777" w:rsidR="00837CE9" w:rsidRDefault="00837CE9" w:rsidP="00FB7D13"/>
    <w:p w14:paraId="5687BC37" w14:textId="77777777" w:rsidR="00837CE9" w:rsidRDefault="00837CE9" w:rsidP="00FB7D13"/>
    <w:p w14:paraId="57F6FA32" w14:textId="77777777" w:rsidR="00643394" w:rsidRDefault="00643394" w:rsidP="00FB7D13"/>
    <w:p w14:paraId="573FCF9F" w14:textId="44D2BE7D" w:rsidR="00837CE9" w:rsidRDefault="00837CE9" w:rsidP="00837CE9">
      <w:pPr>
        <w:pStyle w:val="Ttulo3"/>
      </w:pPr>
      <w:bookmarkStart w:id="774" w:name="_Toc210733332"/>
      <w:r>
        <w:t>3.4.5 Proyectos y Aplicaciones Específicas</w:t>
      </w:r>
      <w:bookmarkEnd w:id="774"/>
    </w:p>
    <w:p w14:paraId="460CF222" w14:textId="77777777" w:rsidR="00837CE9" w:rsidRDefault="00837CE9" w:rsidP="00837CE9"/>
    <w:p w14:paraId="6F916A0B" w14:textId="4923AADA" w:rsidR="006F2739" w:rsidRDefault="00837CE9" w:rsidP="00643394">
      <w:pPr>
        <w:spacing w:after="0"/>
        <w:ind w:firstLine="425"/>
      </w:pPr>
      <w:r>
        <w:t xml:space="preserve">Proyectos internacionales como </w:t>
      </w:r>
      <w:proofErr w:type="spellStart"/>
      <w:r>
        <w:t>Remeo</w:t>
      </w:r>
      <w:proofErr w:type="spellEnd"/>
      <w:r>
        <w:t xml:space="preserve"> </w:t>
      </w:r>
      <w:ins w:id="775" w:author="Carlos Ivan Perez" w:date="2025-10-15T20:22:00Z" w16du:dateUtc="2025-10-16T02:22:00Z">
        <w:r w:rsidR="00EE0ECA">
          <w:t xml:space="preserve">(japones) </w:t>
        </w:r>
      </w:ins>
      <w:r>
        <w:t xml:space="preserve">y Zen </w:t>
      </w:r>
      <w:proofErr w:type="spellStart"/>
      <w:r>
        <w:t>Robotics</w:t>
      </w:r>
      <w:proofErr w:type="spellEnd"/>
      <w:ins w:id="776" w:author="Carlos Ivan Perez" w:date="2025-10-15T20:22:00Z" w16du:dateUtc="2025-10-16T02:22:00Z">
        <w:r w:rsidR="00EE0ECA">
          <w:t xml:space="preserve"> (chino)</w:t>
        </w:r>
      </w:ins>
      <w:r>
        <w:t xml:space="preserve"> han implementado brazos robóticos con visión por computadora e infrarrojos capaces de separar más de 2 000 objetos por hora, mostrando la viabilidad de la robótica en reciclaje [15].</w:t>
      </w:r>
      <w:r w:rsidR="006F2739">
        <w:t xml:space="preserve"> </w:t>
      </w:r>
    </w:p>
    <w:p w14:paraId="240EFA02" w14:textId="77777777" w:rsidR="006F2739" w:rsidRDefault="006F2739" w:rsidP="00643394">
      <w:pPr>
        <w:spacing w:after="0"/>
        <w:ind w:firstLine="425"/>
      </w:pPr>
    </w:p>
    <w:p w14:paraId="419D8100" w14:textId="549CB092" w:rsidR="006F2739" w:rsidRDefault="00837CE9" w:rsidP="00643394">
      <w:pPr>
        <w:spacing w:after="0"/>
        <w:ind w:firstLine="425"/>
      </w:pPr>
      <w:r>
        <w:t xml:space="preserve">Por otra parte, contenedores inteligentes equipados con sensores alertan sobre niveles de llenado y optimizan rutas de recolección </w:t>
      </w:r>
      <w:ins w:id="777" w:author="Carlos Ivan Perez" w:date="2025-10-15T20:22:00Z" w16du:dateUtc="2025-10-16T02:22:00Z">
        <w:r w:rsidR="00EE0ECA">
          <w:t xml:space="preserve">en Estados </w:t>
        </w:r>
        <w:proofErr w:type="gramStart"/>
        <w:r w:rsidR="00EE0ECA">
          <w:t>Unidos</w:t>
        </w:r>
      </w:ins>
      <w:r>
        <w:t>[</w:t>
      </w:r>
      <w:proofErr w:type="gramEnd"/>
      <w:r>
        <w:t>16].</w:t>
      </w:r>
      <w:r w:rsidR="00F5657F">
        <w:t xml:space="preserve"> </w:t>
      </w:r>
    </w:p>
    <w:p w14:paraId="65174F34" w14:textId="77777777" w:rsidR="006F2739" w:rsidRDefault="006F2739" w:rsidP="00643394">
      <w:pPr>
        <w:spacing w:after="0"/>
        <w:ind w:firstLine="425"/>
      </w:pPr>
    </w:p>
    <w:p w14:paraId="6B1C6293" w14:textId="526AC513" w:rsidR="00837CE9" w:rsidRDefault="00837CE9" w:rsidP="00643394">
      <w:pPr>
        <w:spacing w:after="0"/>
        <w:ind w:firstLine="425"/>
      </w:pPr>
      <w:r>
        <w:t>En América Latina, la IA se ha empleado para predecir generación de residuos y optimizar la recolección, avanzando hacia una economía circular [17].</w:t>
      </w:r>
    </w:p>
    <w:p w14:paraId="0663F9A4" w14:textId="77777777" w:rsidR="00837CE9" w:rsidRDefault="00837CE9" w:rsidP="00837CE9">
      <w:pPr>
        <w:spacing w:after="0"/>
      </w:pPr>
    </w:p>
    <w:p w14:paraId="4C6B68D3" w14:textId="77777777" w:rsidR="00E95B90" w:rsidRDefault="00E95B90" w:rsidP="00E95B90">
      <w:pPr>
        <w:pStyle w:val="Ttulo3"/>
      </w:pPr>
      <w:bookmarkStart w:id="778" w:name="_Toc210733333"/>
      <w:r>
        <w:t>3.4.6 Relevancia del Proyecto</w:t>
      </w:r>
      <w:bookmarkEnd w:id="778"/>
    </w:p>
    <w:p w14:paraId="4FA1339A" w14:textId="77777777" w:rsidR="00E95B90" w:rsidRDefault="00E95B90" w:rsidP="00E95B90">
      <w:pPr>
        <w:spacing w:after="0"/>
      </w:pPr>
    </w:p>
    <w:p w14:paraId="18A2ABD7" w14:textId="1A2D8B4B" w:rsidR="00837CE9" w:rsidRPr="00FB7D13" w:rsidRDefault="00E95B90" w:rsidP="00643394">
      <w:pPr>
        <w:spacing w:after="0"/>
        <w:ind w:firstLine="425"/>
      </w:pPr>
      <w:r>
        <w:t xml:space="preserve">Aunque existen avances importantes, muchas soluciones son costosas y orientadas a entornos industriales. Este proyecto propone una alternativa accesible y escalable basada en ESP32-CAM, </w:t>
      </w:r>
      <w:proofErr w:type="spellStart"/>
      <w:r>
        <w:t>Flask</w:t>
      </w:r>
      <w:proofErr w:type="spellEnd"/>
      <w:r>
        <w:t xml:space="preserve"> e IA, enfocada en la clasificación de residuos a nivel doméstico y comunitario, contribuyendo a una gestión eficiente y sostenible</w:t>
      </w:r>
      <w:r w:rsidR="00344C55">
        <w:t>.</w:t>
      </w:r>
    </w:p>
    <w:p w14:paraId="7694509A" w14:textId="77777777" w:rsidR="0032436A" w:rsidRDefault="0032436A" w:rsidP="00FB7D13"/>
    <w:p w14:paraId="32E509D9" w14:textId="4FAE7A87" w:rsidR="0032436A" w:rsidRDefault="0032436A" w:rsidP="003516E5">
      <w:pPr>
        <w:widowControl w:val="0"/>
        <w:spacing w:before="240" w:after="0" w:line="241" w:lineRule="auto"/>
        <w:rPr>
          <w:rFonts w:eastAsia="Arial" w:cs="Arial"/>
          <w:b/>
          <w:bCs/>
          <w:color w:val="000000"/>
          <w:sz w:val="29"/>
          <w:szCs w:val="29"/>
        </w:rPr>
      </w:pPr>
      <w:r>
        <w:rPr>
          <w:rFonts w:eastAsia="Arial" w:cs="Arial"/>
          <w:b/>
          <w:bCs/>
          <w:color w:val="000000"/>
          <w:sz w:val="29"/>
          <w:szCs w:val="29"/>
        </w:rPr>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4</w:t>
      </w:r>
    </w:p>
    <w:bookmarkStart w:id="779" w:name="_Toc201766277"/>
    <w:bookmarkStart w:id="780" w:name="_Toc201846676"/>
    <w:bookmarkStart w:id="781" w:name="_Toc201947123"/>
    <w:bookmarkStart w:id="782" w:name="_Toc202193850"/>
    <w:bookmarkStart w:id="783" w:name="_Toc210733334"/>
    <w:p w14:paraId="17B7A4DF" w14:textId="739F732B" w:rsidR="0032436A" w:rsidRDefault="00643394" w:rsidP="003516E5">
      <w:pPr>
        <w:pStyle w:val="Ttulo1"/>
        <w:spacing w:before="0"/>
        <w:rPr>
          <w:rFonts w:eastAsia="Arial" w:cs="Arial"/>
          <w:color w:val="000000"/>
          <w:szCs w:val="50"/>
        </w:rPr>
      </w:pPr>
      <w:r>
        <w:rPr>
          <w:noProof/>
        </w:rPr>
        <w:lastRenderedPageBreak/>
        <mc:AlternateContent>
          <mc:Choice Requires="wps">
            <w:drawing>
              <wp:anchor distT="0" distB="0" distL="114300" distR="114300" simplePos="0" relativeHeight="251688960" behindDoc="1" locked="0" layoutInCell="0" allowOverlap="1" wp14:anchorId="1D67071E" wp14:editId="45C992F2">
                <wp:simplePos x="0" y="0"/>
                <wp:positionH relativeFrom="margin">
                  <wp:align>left</wp:align>
                </wp:positionH>
                <wp:positionV relativeFrom="page">
                  <wp:posOffset>6202276</wp:posOffset>
                </wp:positionV>
                <wp:extent cx="5972175" cy="17780"/>
                <wp:effectExtent l="0" t="0" r="28575" b="20320"/>
                <wp:wrapNone/>
                <wp:docPr id="1134647260" name="drawingObject16"/>
                <wp:cNvGraphicFramePr/>
                <a:graphic xmlns:a="http://schemas.openxmlformats.org/drawingml/2006/main">
                  <a:graphicData uri="http://schemas.microsoft.com/office/word/2010/wordprocessingShape">
                    <wps:wsp>
                      <wps:cNvSpPr/>
                      <wps:spPr>
                        <a:xfrm>
                          <a:off x="0" y="0"/>
                          <a:ext cx="5972175"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6A9E383D" id="drawingObject16" o:spid="_x0000_s1026" style="position:absolute;margin-left:0;margin-top:488.35pt;width:470.25pt;height:1.4pt;z-index:-251627520;visibility:visible;mso-wrap-style:square;mso-wrap-distance-left:9pt;mso-wrap-distance-top:0;mso-wrap-distance-right:9pt;mso-wrap-distance-bottom:0;mso-position-horizontal:left;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" o:allowincell="f" path="m,l5972809,17780e" filled="f" strokeweight=".49931mm">
                <v:path arrowok="t" textboxrect="0,0,5972809,17780"/>
                <w10:wrap anchorx="margin" anchory="page"/>
              </v:shape>
            </w:pict>
          </mc:Fallback>
        </mc:AlternateContent>
      </w:r>
      <w:r w:rsidR="0032436A">
        <w:rPr>
          <w:rFonts w:eastAsia="Arial"/>
          <w:w w:val="99"/>
        </w:rPr>
        <w:t>Desarr</w:t>
      </w:r>
      <w:r w:rsidR="0032436A">
        <w:rPr>
          <w:rFonts w:eastAsia="Arial" w:cs="Arial"/>
          <w:color w:val="000000"/>
          <w:szCs w:val="50"/>
        </w:rPr>
        <w:t>ollo</w:t>
      </w:r>
      <w:bookmarkEnd w:id="779"/>
      <w:bookmarkEnd w:id="780"/>
      <w:bookmarkEnd w:id="781"/>
      <w:bookmarkEnd w:id="782"/>
      <w:bookmarkEnd w:id="783"/>
    </w:p>
    <w:p w14:paraId="02FA0A03" w14:textId="25DC4D07" w:rsidR="00C109B8" w:rsidRDefault="00643394" w:rsidP="00643394">
      <w:pPr>
        <w:pStyle w:val="Ttulo2"/>
      </w:pPr>
      <w:bookmarkStart w:id="784" w:name="_Toc210733335"/>
      <w:r>
        <w:t>4.1 Programación</w:t>
      </w:r>
      <w:bookmarkEnd w:id="784"/>
    </w:p>
    <w:p w14:paraId="2BC63C8B" w14:textId="77777777" w:rsidR="00643394" w:rsidRDefault="00643394" w:rsidP="00A31716">
      <w:pPr>
        <w:spacing w:after="0"/>
      </w:pPr>
    </w:p>
    <w:p w14:paraId="6F7D708E" w14:textId="7D7033C1" w:rsidR="00643394" w:rsidRDefault="00643394" w:rsidP="00643394">
      <w:pPr>
        <w:pStyle w:val="Ttulo2"/>
      </w:pPr>
      <w:bookmarkStart w:id="785" w:name="_Toc210733336"/>
      <w:r>
        <w:t>4.2 Armado</w:t>
      </w:r>
      <w:bookmarkEnd w:id="785"/>
    </w:p>
    <w:p w14:paraId="3D276B78" w14:textId="77777777" w:rsidR="00E40A21" w:rsidRDefault="007130AD" w:rsidP="00E40A21">
      <w:pPr>
        <w:keepNext/>
        <w:spacing w:after="0"/>
      </w:pPr>
      <w:r>
        <w:rPr>
          <w:noProof/>
        </w:rPr>
        <w:drawing>
          <wp:inline distT="0" distB="0" distL="0" distR="0" wp14:anchorId="342C373F" wp14:editId="618B59EA">
            <wp:extent cx="5612130" cy="2796540"/>
            <wp:effectExtent l="0" t="0" r="7620" b="3810"/>
            <wp:docPr id="103238206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2796540"/>
                    </a:xfrm>
                    <a:prstGeom prst="rect">
                      <a:avLst/>
                    </a:prstGeom>
                    <a:noFill/>
                    <a:ln>
                      <a:noFill/>
                    </a:ln>
                  </pic:spPr>
                </pic:pic>
              </a:graphicData>
            </a:graphic>
          </wp:inline>
        </w:drawing>
      </w:r>
    </w:p>
    <w:p w14:paraId="7125AFBD" w14:textId="552244DC" w:rsidR="00643394" w:rsidRDefault="00E40A21" w:rsidP="00E40A21">
      <w:pPr>
        <w:pStyle w:val="Descripcin"/>
        <w:jc w:val="center"/>
      </w:pPr>
      <w:bookmarkStart w:id="786" w:name="_Toc210733346"/>
      <w:r>
        <w:t xml:space="preserve">Ilustración </w:t>
      </w:r>
      <w:fldSimple w:instr=" SEQ Ilustración \* ARABIC ">
        <w:r w:rsidR="006656ED">
          <w:rPr>
            <w:noProof/>
          </w:rPr>
          <w:t>1</w:t>
        </w:r>
      </w:fldSimple>
      <w:r>
        <w:t xml:space="preserve">. </w:t>
      </w:r>
      <w:r w:rsidRPr="00CF7C38">
        <w:t>Primer prototipo del sistema sin pantalla ILI9341.</w:t>
      </w:r>
      <w:bookmarkEnd w:id="786"/>
    </w:p>
    <w:p w14:paraId="34A6065B" w14:textId="77777777" w:rsidR="00E40A21" w:rsidRPr="00E40A21" w:rsidRDefault="00E40A21" w:rsidP="00E40A21"/>
    <w:p w14:paraId="5254A16B" w14:textId="135ECE7B" w:rsidR="00643394" w:rsidRDefault="00643394" w:rsidP="00643394">
      <w:pPr>
        <w:pStyle w:val="Ttulo2"/>
      </w:pPr>
      <w:bookmarkStart w:id="787" w:name="_Toc210733337"/>
      <w:r>
        <w:t>4.3 Pruebas y resultados</w:t>
      </w:r>
      <w:bookmarkEnd w:id="787"/>
    </w:p>
    <w:p w14:paraId="3947B150" w14:textId="77777777" w:rsidR="00C109B8" w:rsidRDefault="00C109B8" w:rsidP="00A31716">
      <w:pPr>
        <w:spacing w:after="0"/>
      </w:pPr>
    </w:p>
    <w:p w14:paraId="155E0FB8" w14:textId="77777777" w:rsidR="00C109B8" w:rsidRDefault="00C109B8">
      <w:pPr>
        <w:spacing w:line="278" w:lineRule="auto"/>
        <w:jc w:val="left"/>
      </w:pPr>
      <w:r>
        <w:br w:type="page"/>
      </w:r>
    </w:p>
    <w:p w14:paraId="548DBF03" w14:textId="6355BBCC" w:rsidR="00C109B8" w:rsidRPr="00C109B8" w:rsidRDefault="00C109B8" w:rsidP="00C109B8">
      <w:pPr>
        <w:pStyle w:val="Ttulo1"/>
        <w:jc w:val="left"/>
        <w:rPr>
          <w:u w:val="single"/>
        </w:rPr>
      </w:pPr>
      <w:bookmarkStart w:id="788" w:name="_Toc210733338"/>
      <w:r>
        <w:lastRenderedPageBreak/>
        <w:t>Glosario</w:t>
      </w:r>
      <w:bookmarkEnd w:id="788"/>
    </w:p>
    <w:p w14:paraId="5CE5C6A1" w14:textId="77777777" w:rsidR="00C109B8" w:rsidRDefault="00C109B8" w:rsidP="00C109B8">
      <w:r>
        <w:rPr>
          <w:noProof/>
        </w:rPr>
        <mc:AlternateContent>
          <mc:Choice Requires="wps">
            <w:drawing>
              <wp:anchor distT="0" distB="0" distL="114300" distR="114300" simplePos="0" relativeHeight="251692032" behindDoc="1" locked="0" layoutInCell="0" allowOverlap="1" wp14:anchorId="77DE4CC9" wp14:editId="2634AF89">
                <wp:simplePos x="0" y="0"/>
                <wp:positionH relativeFrom="page">
                  <wp:posOffset>1080135</wp:posOffset>
                </wp:positionH>
                <wp:positionV relativeFrom="page">
                  <wp:posOffset>1370330</wp:posOffset>
                </wp:positionV>
                <wp:extent cx="5972809" cy="17780"/>
                <wp:effectExtent l="0" t="0" r="0" b="0"/>
                <wp:wrapNone/>
                <wp:docPr id="1923492807"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770EA5B5" id="drawingObject14" o:spid="_x0000_s1026" style="position:absolute;margin-left:85.05pt;margin-top:107.9pt;width:470.3pt;height:1.4pt;z-index:-251624448;visibility:visible;mso-wrap-style:square;mso-wrap-distance-left:9pt;mso-wrap-distance-top:0;mso-wrap-distance-right:9pt;mso-wrap-distance-bottom:0;mso-position-horizontal:absolute;mso-position-horizontal-relative:page;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" o:allowincell="f" path="m,l5972809,17780e" filled="f" strokeweight=".49931mm">
                <v:path arrowok="t" textboxrect="0,0,5972809,17780"/>
                <w10:wrap anchorx="page" anchory="page"/>
              </v:shape>
            </w:pict>
          </mc:Fallback>
        </mc:AlternateContent>
      </w:r>
    </w:p>
    <w:p w14:paraId="760207F2" w14:textId="77777777" w:rsidR="00C109B8" w:rsidRPr="00130403" w:rsidRDefault="00C109B8" w:rsidP="00C109B8">
      <w:pPr>
        <w:pStyle w:val="Prrafodelista"/>
        <w:numPr>
          <w:ilvl w:val="0"/>
          <w:numId w:val="10"/>
        </w:numPr>
      </w:pPr>
      <w:r w:rsidRPr="0056262C">
        <w:rPr>
          <w:b/>
          <w:bCs/>
        </w:rPr>
        <w:t>IA (Inteligencia Artificial):</w:t>
      </w:r>
      <w:r w:rsidRPr="003A3B43">
        <w:t xml:space="preserve"> Rama de la informática que desarrolla sistemas capaces de realizar tareas que normalmente requieren de la inteligencia humana, como el reconocimiento de patrones, la toma de decisiones o el aprendizaje a partir de datos</w:t>
      </w:r>
      <w:r w:rsidRPr="00130403">
        <w:rPr>
          <w:rFonts w:cs="Arial"/>
          <w:szCs w:val="20"/>
        </w:rPr>
        <w:t>.</w:t>
      </w:r>
    </w:p>
    <w:p w14:paraId="46F7B99D" w14:textId="77777777" w:rsidR="00C109B8" w:rsidRPr="009468E6" w:rsidRDefault="00C109B8" w:rsidP="00C109B8">
      <w:pPr>
        <w:numPr>
          <w:ilvl w:val="0"/>
          <w:numId w:val="10"/>
        </w:numPr>
        <w:rPr>
          <w:rFonts w:cs="Arial"/>
          <w:szCs w:val="20"/>
        </w:rPr>
      </w:pPr>
      <w:r w:rsidRPr="0056262C">
        <w:rPr>
          <w:b/>
          <w:bCs/>
        </w:rPr>
        <w:t>3D (</w:t>
      </w:r>
      <w:proofErr w:type="spellStart"/>
      <w:r w:rsidRPr="0056262C">
        <w:rPr>
          <w:b/>
          <w:bCs/>
        </w:rPr>
        <w:t>Three</w:t>
      </w:r>
      <w:proofErr w:type="spellEnd"/>
      <w:r w:rsidRPr="0056262C">
        <w:rPr>
          <w:b/>
          <w:bCs/>
        </w:rPr>
        <w:t xml:space="preserve"> Dimensional / Tres Dimensiones):</w:t>
      </w:r>
      <w:r w:rsidRPr="003A3B43">
        <w:t xml:space="preserve"> Representación de objetos o modelos con ancho, alto y profundidad. Se utiliza en diseño asistido por computadora, simulaciones y prototipado</w:t>
      </w:r>
      <w:r>
        <w:t>.</w:t>
      </w:r>
    </w:p>
    <w:p w14:paraId="289888B0" w14:textId="77777777" w:rsidR="00C109B8" w:rsidRPr="009468E6" w:rsidRDefault="00C109B8" w:rsidP="00C109B8">
      <w:pPr>
        <w:numPr>
          <w:ilvl w:val="0"/>
          <w:numId w:val="10"/>
        </w:numPr>
        <w:rPr>
          <w:rFonts w:cs="Arial"/>
          <w:szCs w:val="20"/>
        </w:rPr>
      </w:pPr>
      <w:r w:rsidRPr="0056262C">
        <w:rPr>
          <w:b/>
          <w:bCs/>
        </w:rPr>
        <w:t>TIC (Tecnologías de la Información y la Comunicación):</w:t>
      </w:r>
      <w:r w:rsidRPr="003A3B43">
        <w:t xml:space="preserve"> Conjunto de recursos, herramientas y sistemas tecnológicos que permiten gestionar, procesar, almacenar y transmitir información, como computadoras, redes e internet</w:t>
      </w:r>
      <w:r>
        <w:t>.</w:t>
      </w:r>
    </w:p>
    <w:p w14:paraId="7EC09ACE" w14:textId="77777777" w:rsidR="00C109B8" w:rsidRDefault="00C109B8" w:rsidP="00C109B8">
      <w:pPr>
        <w:pStyle w:val="Prrafodelista"/>
        <w:numPr>
          <w:ilvl w:val="0"/>
          <w:numId w:val="10"/>
        </w:numPr>
      </w:pPr>
      <w:proofErr w:type="spellStart"/>
      <w:r w:rsidRPr="0056262C">
        <w:rPr>
          <w:b/>
          <w:bCs/>
        </w:rPr>
        <w:t>IoT</w:t>
      </w:r>
      <w:proofErr w:type="spellEnd"/>
      <w:r w:rsidRPr="0056262C">
        <w:rPr>
          <w:b/>
          <w:bCs/>
        </w:rPr>
        <w:t xml:space="preserve"> (Internet </w:t>
      </w:r>
      <w:proofErr w:type="spellStart"/>
      <w:r w:rsidRPr="0056262C">
        <w:rPr>
          <w:b/>
          <w:bCs/>
        </w:rPr>
        <w:t>of</w:t>
      </w:r>
      <w:proofErr w:type="spellEnd"/>
      <w:r w:rsidRPr="0056262C">
        <w:rPr>
          <w:b/>
          <w:bCs/>
        </w:rPr>
        <w:t xml:space="preserve"> </w:t>
      </w:r>
      <w:proofErr w:type="spellStart"/>
      <w:r w:rsidRPr="0056262C">
        <w:rPr>
          <w:b/>
          <w:bCs/>
        </w:rPr>
        <w:t>Things</w:t>
      </w:r>
      <w:proofErr w:type="spellEnd"/>
      <w:r w:rsidRPr="0056262C">
        <w:rPr>
          <w:b/>
          <w:bCs/>
        </w:rPr>
        <w:t xml:space="preserve"> / Internet de las Cosas):</w:t>
      </w:r>
      <w:r w:rsidRPr="003A3B43">
        <w:t xml:space="preserve"> Paradigma tecnológico que conecta objetos físicos cotidianos a internet, permitiendo la recolección y el intercambio de datos en tiempo real para mejorar procesos y servicios</w:t>
      </w:r>
      <w:r>
        <w:t>.</w:t>
      </w:r>
    </w:p>
    <w:p w14:paraId="3DFFCCFE" w14:textId="77777777" w:rsidR="00C109B8" w:rsidRDefault="00C109B8" w:rsidP="00C109B8">
      <w:pPr>
        <w:numPr>
          <w:ilvl w:val="0"/>
          <w:numId w:val="38"/>
        </w:numPr>
      </w:pPr>
      <w:r w:rsidRPr="0056262C">
        <w:rPr>
          <w:b/>
          <w:bCs/>
        </w:rPr>
        <w:t>CONACYT (Consejo Nacional de Ciencia y Tecnología):</w:t>
      </w:r>
      <w:r>
        <w:t xml:space="preserve"> Organismo público de México encargado de promover y financiar actividades relacionadas con la investigación científica, el desarrollo tecnológico y la innovación.</w:t>
      </w:r>
    </w:p>
    <w:p w14:paraId="1968055E" w14:textId="77777777" w:rsidR="00C109B8" w:rsidRDefault="00C109B8" w:rsidP="00C109B8">
      <w:pPr>
        <w:numPr>
          <w:ilvl w:val="0"/>
          <w:numId w:val="38"/>
        </w:numPr>
      </w:pPr>
      <w:proofErr w:type="spellStart"/>
      <w:r w:rsidRPr="0056262C">
        <w:rPr>
          <w:b/>
          <w:bCs/>
        </w:rPr>
        <w:t>Dataset</w:t>
      </w:r>
      <w:proofErr w:type="spellEnd"/>
      <w:r w:rsidRPr="0056262C">
        <w:rPr>
          <w:b/>
          <w:bCs/>
        </w:rPr>
        <w:t xml:space="preserve"> (Conjunto de Datos):</w:t>
      </w:r>
      <w:r>
        <w:t xml:space="preserve"> Colección estructurada de datos utilizada para entrenar, validar o probar algoritmos de aprendizaje automático e inteligencia artificial.</w:t>
      </w:r>
    </w:p>
    <w:p w14:paraId="46A29980" w14:textId="77777777" w:rsidR="00C109B8" w:rsidRPr="00FA2878" w:rsidRDefault="00C109B8" w:rsidP="00C109B8">
      <w:pPr>
        <w:numPr>
          <w:ilvl w:val="0"/>
          <w:numId w:val="38"/>
        </w:numPr>
      </w:pPr>
      <w:r w:rsidRPr="00F806A1">
        <w:rPr>
          <w:b/>
          <w:bCs/>
        </w:rPr>
        <w:t>CNN (</w:t>
      </w:r>
      <w:proofErr w:type="spellStart"/>
      <w:r w:rsidRPr="00F806A1">
        <w:rPr>
          <w:b/>
          <w:bCs/>
        </w:rPr>
        <w:t>Convolutional</w:t>
      </w:r>
      <w:proofErr w:type="spellEnd"/>
      <w:r w:rsidRPr="00F806A1">
        <w:rPr>
          <w:b/>
          <w:bCs/>
        </w:rPr>
        <w:t xml:space="preserve"> Neural Network / Red Neuronal Convolucional)</w:t>
      </w:r>
      <w:r w:rsidRPr="00F806A1">
        <w:t>: Tipo de red neuronal profunda especializada en procesar datos en forma de imágenes, extrayendo características visuales como bordes, texturas y formas para tareas de clasificación o detección.</w:t>
      </w:r>
    </w:p>
    <w:p w14:paraId="66E79FBC" w14:textId="77777777" w:rsidR="00C109B8" w:rsidRPr="00FA2878" w:rsidRDefault="00C109B8" w:rsidP="00C109B8">
      <w:pPr>
        <w:numPr>
          <w:ilvl w:val="0"/>
          <w:numId w:val="38"/>
        </w:numPr>
      </w:pPr>
      <w:r w:rsidRPr="00FA2878">
        <w:rPr>
          <w:b/>
          <w:bCs/>
        </w:rPr>
        <w:t>TFT (</w:t>
      </w:r>
      <w:proofErr w:type="spellStart"/>
      <w:r w:rsidRPr="00FA2878">
        <w:rPr>
          <w:b/>
          <w:bCs/>
        </w:rPr>
        <w:t>Thin</w:t>
      </w:r>
      <w:proofErr w:type="spellEnd"/>
      <w:r w:rsidRPr="00FA2878">
        <w:rPr>
          <w:b/>
          <w:bCs/>
        </w:rPr>
        <w:t xml:space="preserve"> Film Transistor):</w:t>
      </w:r>
      <w:r w:rsidRPr="00FA2878">
        <w:t xml:space="preserve"> Tecnología de pantalla basada en transistores de película delgada, utilizada en monitores y dispositivos portátiles como la pantalla ILI9341, que ofrece buena resolución y bajo consumo</w:t>
      </w:r>
    </w:p>
    <w:p w14:paraId="5EE7E023" w14:textId="77777777" w:rsidR="00C109B8" w:rsidRDefault="00C109B8" w:rsidP="00C109B8">
      <w:pPr>
        <w:numPr>
          <w:ilvl w:val="0"/>
          <w:numId w:val="38"/>
        </w:numPr>
      </w:pPr>
      <w:r w:rsidRPr="00FA2878">
        <w:rPr>
          <w:b/>
          <w:bCs/>
        </w:rPr>
        <w:t>SEMARNAT (Secretaría de Medio Ambiente y Recursos Naturales):</w:t>
      </w:r>
      <w:r w:rsidRPr="00FA2878">
        <w:t xml:space="preserve"> Dependencia del gobierno federal mexicano encargada de la protección, conservación y restauración de los ecosistemas y recursos naturales del país.</w:t>
      </w:r>
    </w:p>
    <w:p w14:paraId="42B268C8" w14:textId="008E8DB0" w:rsidR="004C109C" w:rsidRDefault="00C109B8" w:rsidP="00C109B8">
      <w:pPr>
        <w:spacing w:after="0"/>
      </w:pPr>
      <w:r w:rsidRPr="0056262C">
        <w:rPr>
          <w:b/>
          <w:bCs/>
        </w:rPr>
        <w:lastRenderedPageBreak/>
        <w:t>SEDEMA (Secretaría del Medio Ambiente de la Ciudad de México):</w:t>
      </w:r>
      <w:r w:rsidRPr="003A3B43">
        <w:t xml:space="preserve"> Institución local encargada de diseñar e implementar políticas ambientales en la Ciudad de México, incluyendo la gestión de residuos sólidos y la mitigación de la contaminación. </w:t>
      </w:r>
      <w:r w:rsidR="004C109C">
        <w:br w:type="page"/>
      </w:r>
    </w:p>
    <w:p w14:paraId="7C74ACE8" w14:textId="16BFD73D" w:rsidR="002A43A5" w:rsidRPr="002A43A5" w:rsidRDefault="002A43A5" w:rsidP="00F83E4A">
      <w:pPr>
        <w:pStyle w:val="Ttulo1"/>
      </w:pPr>
      <w:bookmarkStart w:id="789" w:name="_Toc200379686"/>
      <w:bookmarkStart w:id="790" w:name="_Toc201766297"/>
      <w:bookmarkStart w:id="791" w:name="_Toc201846710"/>
      <w:bookmarkStart w:id="792" w:name="_Toc201947150"/>
      <w:bookmarkStart w:id="793" w:name="_Toc202193886"/>
      <w:bookmarkStart w:id="794" w:name="_Toc210733339"/>
      <w:r>
        <w:lastRenderedPageBreak/>
        <w:t>R</w:t>
      </w:r>
      <w:bookmarkEnd w:id="789"/>
      <w:r>
        <w:t>eferencias</w:t>
      </w:r>
      <w:bookmarkEnd w:id="790"/>
      <w:bookmarkEnd w:id="791"/>
      <w:bookmarkEnd w:id="792"/>
      <w:r>
        <w:rPr>
          <w:noProof/>
        </w:rPr>
        <mc:AlternateContent>
          <mc:Choice Requires="wps">
            <w:drawing>
              <wp:anchor distT="0" distB="0" distL="114300" distR="114300" simplePos="0" relativeHeight="251677696" behindDoc="1" locked="0" layoutInCell="0" allowOverlap="1" wp14:anchorId="476AA9E2" wp14:editId="620427FE">
                <wp:simplePos x="0" y="0"/>
                <wp:positionH relativeFrom="page">
                  <wp:posOffset>1080052</wp:posOffset>
                </wp:positionH>
                <wp:positionV relativeFrom="paragraph">
                  <wp:posOffset>471805</wp:posOffset>
                </wp:positionV>
                <wp:extent cx="5972175" cy="17780"/>
                <wp:effectExtent l="0" t="0" r="28575" b="20320"/>
                <wp:wrapNone/>
                <wp:docPr id="340681302" name="drawingObject18"/>
                <wp:cNvGraphicFramePr/>
                <a:graphic xmlns:a="http://schemas.openxmlformats.org/drawingml/2006/main">
                  <a:graphicData uri="http://schemas.microsoft.com/office/word/2010/wordprocessingShape">
                    <wps:wsp>
                      <wps:cNvSpPr/>
                      <wps:spPr>
                        <a:xfrm>
                          <a:off x="0" y="0"/>
                          <a:ext cx="5972175" cy="17780"/>
                        </a:xfrm>
                        <a:custGeom>
                          <a:avLst/>
                          <a:gdLst/>
                          <a:ahLst/>
                          <a:cxnLst/>
                          <a:rect l="0" t="0" r="0" b="0"/>
                          <a:pathLst>
                            <a:path w="5972175" h="17780">
                              <a:moveTo>
                                <a:pt x="0" y="0"/>
                              </a:moveTo>
                              <a:lnTo>
                                <a:pt x="5972175"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6B588259" id="drawingObject18" o:spid="_x0000_s1026" style="position:absolute;margin-left:85.05pt;margin-top:37.15pt;width:470.25pt;height:1.4pt;z-index:-251638784;visibility:visible;mso-wrap-style:square;mso-wrap-distance-left:9pt;mso-wrap-distance-top:0;mso-wrap-distance-right:9pt;mso-wrap-distance-bottom:0;mso-position-horizontal:absolute;mso-position-horizontal-relative:page;mso-position-vertical:absolute;mso-position-vertical-relative:text;v-text-anchor:top" coordsize="597217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" o:allowincell="f" path="m,l5972175,17780e" filled="f" strokeweight=".49931mm">
                <v:path arrowok="t" textboxrect="0,0,5972175,17780"/>
                <w10:wrap anchorx="page"/>
              </v:shape>
            </w:pict>
          </mc:Fallback>
        </mc:AlternateContent>
      </w:r>
      <w:bookmarkEnd w:id="793"/>
      <w:bookmarkEnd w:id="794"/>
    </w:p>
    <w:sectPr w:rsidR="002A43A5" w:rsidRPr="002A43A5" w:rsidSect="00460B24">
      <w:pgSz w:w="12240" w:h="15840"/>
      <w:pgMar w:top="1417" w:right="1701" w:bottom="1417" w:left="1701"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os Ivan Perez" w:date="2025-09-12T19:07:00Z" w:initials="CP">
    <w:p w14:paraId="2C30698E" w14:textId="77777777" w:rsidR="009028E2" w:rsidRDefault="009028E2" w:rsidP="009028E2">
      <w:pPr>
        <w:pStyle w:val="Textocomentario"/>
        <w:jc w:val="left"/>
      </w:pPr>
      <w:r>
        <w:rPr>
          <w:rStyle w:val="Refdecomentario"/>
        </w:rPr>
        <w:annotationRef/>
      </w:r>
      <w:r>
        <w:t xml:space="preserve">Logo cambio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30698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C20AD" w16cex:dateUtc="2025-09-13T0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30698E" w16cid:durableId="036C20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84531" w14:textId="77777777" w:rsidR="00F02B69" w:rsidRDefault="00F02B69" w:rsidP="005960FA">
      <w:pPr>
        <w:spacing w:after="0" w:line="240" w:lineRule="auto"/>
      </w:pPr>
      <w:r>
        <w:separator/>
      </w:r>
    </w:p>
  </w:endnote>
  <w:endnote w:type="continuationSeparator" w:id="0">
    <w:p w14:paraId="63B8827B" w14:textId="77777777" w:rsidR="00F02B69" w:rsidRDefault="00F02B69" w:rsidP="00596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DGR+Montserrat">
    <w:altName w:val="Calibri"/>
    <w:charset w:val="01"/>
    <w:family w:val="auto"/>
    <w:pitch w:val="variable"/>
    <w:sig w:usb0="2000020F" w:usb1="00000003" w:usb2="00000000" w:usb3="00000000" w:csb0="20000197" w:csb1="00000000"/>
  </w:font>
  <w:font w:name="VKAST+Montserrat">
    <w:altName w:val="Calibri"/>
    <w:charset w:val="01"/>
    <w:family w:val="auto"/>
    <w:pitch w:val="variable"/>
    <w:sig w:usb0="2000020F" w:usb1="00000003" w:usb2="00000000" w:usb3="00000000" w:csb0="20000197" w:csb1="00000000"/>
  </w:font>
  <w:font w:name="IJFHJ+Montserrat">
    <w:altName w:val="Calibri"/>
    <w:charset w:val="01"/>
    <w:family w:val="auto"/>
    <w:pitch w:val="variable"/>
    <w:sig w:usb0="2000020F" w:usb1="00000003" w:usb2="00000000" w:usb3="00000000" w:csb0="20000197"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13479"/>
      <w:docPartObj>
        <w:docPartGallery w:val="Page Numbers (Bottom of Page)"/>
        <w:docPartUnique/>
      </w:docPartObj>
    </w:sdtPr>
    <w:sdtContent>
      <w:p w14:paraId="3797E98F" w14:textId="717705B2" w:rsidR="00341D1C" w:rsidRDefault="00341D1C">
        <w:pPr>
          <w:pStyle w:val="Piedepgina"/>
          <w:jc w:val="right"/>
        </w:pPr>
        <w:r>
          <w:fldChar w:fldCharType="begin"/>
        </w:r>
        <w:r>
          <w:instrText>PAGE   \* MERGEFORMAT</w:instrText>
        </w:r>
        <w:r>
          <w:fldChar w:fldCharType="separate"/>
        </w:r>
        <w:r>
          <w:rPr>
            <w:lang w:val="es-ES"/>
          </w:rPr>
          <w:t>2</w:t>
        </w:r>
        <w:r>
          <w:fldChar w:fldCharType="end"/>
        </w:r>
      </w:p>
    </w:sdtContent>
  </w:sdt>
  <w:p w14:paraId="073C8EBD" w14:textId="77777777" w:rsidR="003E01F0" w:rsidRDefault="003E01F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B8D6" w14:textId="0A477F93" w:rsidR="007C65F4" w:rsidRDefault="007C65F4" w:rsidP="00341D1C">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B157E" w14:textId="77777777" w:rsidR="00F02B69" w:rsidRDefault="00F02B69" w:rsidP="005960FA">
      <w:pPr>
        <w:spacing w:after="0" w:line="240" w:lineRule="auto"/>
      </w:pPr>
      <w:r>
        <w:separator/>
      </w:r>
    </w:p>
  </w:footnote>
  <w:footnote w:type="continuationSeparator" w:id="0">
    <w:p w14:paraId="1FF4A054" w14:textId="77777777" w:rsidR="00F02B69" w:rsidRDefault="00F02B69" w:rsidP="00596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C07"/>
    <w:multiLevelType w:val="hybridMultilevel"/>
    <w:tmpl w:val="E46EEC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717F64"/>
    <w:multiLevelType w:val="hybridMultilevel"/>
    <w:tmpl w:val="FFCA7D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8846A3"/>
    <w:multiLevelType w:val="multilevel"/>
    <w:tmpl w:val="3474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DF5E6E"/>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FF0463"/>
    <w:multiLevelType w:val="hybridMultilevel"/>
    <w:tmpl w:val="EF4E1B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A630F74"/>
    <w:multiLevelType w:val="multilevel"/>
    <w:tmpl w:val="2D4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F95DBC"/>
    <w:multiLevelType w:val="multilevel"/>
    <w:tmpl w:val="CA20C2B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AA21C6"/>
    <w:multiLevelType w:val="multilevel"/>
    <w:tmpl w:val="DCD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E803A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E0B1F3C"/>
    <w:multiLevelType w:val="multilevel"/>
    <w:tmpl w:val="5D28540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EF519F4"/>
    <w:multiLevelType w:val="hybridMultilevel"/>
    <w:tmpl w:val="BFE41FB0"/>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1" w15:restartNumberingAfterBreak="0">
    <w:nsid w:val="316C46FB"/>
    <w:multiLevelType w:val="multilevel"/>
    <w:tmpl w:val="92A066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31431F5"/>
    <w:multiLevelType w:val="multilevel"/>
    <w:tmpl w:val="6DACC994"/>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63F4066"/>
    <w:multiLevelType w:val="hybridMultilevel"/>
    <w:tmpl w:val="9C862F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7403F3E"/>
    <w:multiLevelType w:val="multilevel"/>
    <w:tmpl w:val="C1EC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425E63"/>
    <w:multiLevelType w:val="multilevel"/>
    <w:tmpl w:val="3A1A71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0F94BF2"/>
    <w:multiLevelType w:val="hybridMultilevel"/>
    <w:tmpl w:val="851E5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1C266A7"/>
    <w:multiLevelType w:val="hybridMultilevel"/>
    <w:tmpl w:val="BFA6EE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3611FF2"/>
    <w:multiLevelType w:val="multilevel"/>
    <w:tmpl w:val="66FA0EF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38928C1"/>
    <w:multiLevelType w:val="multilevel"/>
    <w:tmpl w:val="5E8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71301B"/>
    <w:multiLevelType w:val="multilevel"/>
    <w:tmpl w:val="5D28540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DDA7765"/>
    <w:multiLevelType w:val="multilevel"/>
    <w:tmpl w:val="636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0905B1"/>
    <w:multiLevelType w:val="multilevel"/>
    <w:tmpl w:val="025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7B4D40"/>
    <w:multiLevelType w:val="hybridMultilevel"/>
    <w:tmpl w:val="9ECA5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98C27A8"/>
    <w:multiLevelType w:val="hybridMultilevel"/>
    <w:tmpl w:val="1ED06538"/>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5" w15:restartNumberingAfterBreak="0">
    <w:nsid w:val="5BF22A29"/>
    <w:multiLevelType w:val="multilevel"/>
    <w:tmpl w:val="5D28540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EB45A8E"/>
    <w:multiLevelType w:val="multilevel"/>
    <w:tmpl w:val="95E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DB40A5"/>
    <w:multiLevelType w:val="multilevel"/>
    <w:tmpl w:val="A4F8293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EDB4AE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823E0B"/>
    <w:multiLevelType w:val="multilevel"/>
    <w:tmpl w:val="E75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F74145"/>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2F1B45"/>
    <w:multiLevelType w:val="hybridMultilevel"/>
    <w:tmpl w:val="9B72D984"/>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32" w15:restartNumberingAfterBreak="0">
    <w:nsid w:val="72475F00"/>
    <w:multiLevelType w:val="hybridMultilevel"/>
    <w:tmpl w:val="817E6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2E51D51"/>
    <w:multiLevelType w:val="multilevel"/>
    <w:tmpl w:val="BF92DCB0"/>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6FB54D8"/>
    <w:multiLevelType w:val="hybridMultilevel"/>
    <w:tmpl w:val="579C5A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77646B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BF11265"/>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EC50EAC"/>
    <w:multiLevelType w:val="multilevel"/>
    <w:tmpl w:val="2710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75749">
    <w:abstractNumId w:val="35"/>
  </w:num>
  <w:num w:numId="2" w16cid:durableId="384572058">
    <w:abstractNumId w:val="8"/>
  </w:num>
  <w:num w:numId="3" w16cid:durableId="725955759">
    <w:abstractNumId w:val="2"/>
  </w:num>
  <w:num w:numId="4" w16cid:durableId="1106733312">
    <w:abstractNumId w:val="26"/>
  </w:num>
  <w:num w:numId="5" w16cid:durableId="2113743783">
    <w:abstractNumId w:val="37"/>
  </w:num>
  <w:num w:numId="6" w16cid:durableId="611783432">
    <w:abstractNumId w:val="29"/>
  </w:num>
  <w:num w:numId="7" w16cid:durableId="1330794429">
    <w:abstractNumId w:val="19"/>
  </w:num>
  <w:num w:numId="8" w16cid:durableId="1429690003">
    <w:abstractNumId w:val="21"/>
  </w:num>
  <w:num w:numId="9" w16cid:durableId="17588462">
    <w:abstractNumId w:val="5"/>
  </w:num>
  <w:num w:numId="10" w16cid:durableId="1499879737">
    <w:abstractNumId w:val="22"/>
  </w:num>
  <w:num w:numId="11" w16cid:durableId="334453603">
    <w:abstractNumId w:val="7"/>
  </w:num>
  <w:num w:numId="12" w16cid:durableId="320155806">
    <w:abstractNumId w:val="6"/>
  </w:num>
  <w:num w:numId="13" w16cid:durableId="1387029365">
    <w:abstractNumId w:val="15"/>
  </w:num>
  <w:num w:numId="14" w16cid:durableId="776606843">
    <w:abstractNumId w:val="28"/>
  </w:num>
  <w:num w:numId="15" w16cid:durableId="1305355302">
    <w:abstractNumId w:val="3"/>
  </w:num>
  <w:num w:numId="16" w16cid:durableId="660086653">
    <w:abstractNumId w:val="11"/>
  </w:num>
  <w:num w:numId="17" w16cid:durableId="1775206117">
    <w:abstractNumId w:val="34"/>
  </w:num>
  <w:num w:numId="18" w16cid:durableId="1384909028">
    <w:abstractNumId w:val="14"/>
  </w:num>
  <w:num w:numId="19" w16cid:durableId="1389105679">
    <w:abstractNumId w:val="0"/>
  </w:num>
  <w:num w:numId="20" w16cid:durableId="1513454581">
    <w:abstractNumId w:val="13"/>
  </w:num>
  <w:num w:numId="21" w16cid:durableId="221645945">
    <w:abstractNumId w:val="10"/>
  </w:num>
  <w:num w:numId="22" w16cid:durableId="833297838">
    <w:abstractNumId w:val="16"/>
  </w:num>
  <w:num w:numId="23" w16cid:durableId="1587304128">
    <w:abstractNumId w:val="18"/>
  </w:num>
  <w:num w:numId="24" w16cid:durableId="685256251">
    <w:abstractNumId w:val="17"/>
  </w:num>
  <w:num w:numId="25" w16cid:durableId="1813710373">
    <w:abstractNumId w:val="30"/>
  </w:num>
  <w:num w:numId="26" w16cid:durableId="828787388">
    <w:abstractNumId w:val="27"/>
  </w:num>
  <w:num w:numId="27" w16cid:durableId="166218424">
    <w:abstractNumId w:val="9"/>
  </w:num>
  <w:num w:numId="28" w16cid:durableId="284314694">
    <w:abstractNumId w:val="25"/>
  </w:num>
  <w:num w:numId="29" w16cid:durableId="86197133">
    <w:abstractNumId w:val="20"/>
  </w:num>
  <w:num w:numId="30" w16cid:durableId="1475289833">
    <w:abstractNumId w:val="1"/>
  </w:num>
  <w:num w:numId="31" w16cid:durableId="271786830">
    <w:abstractNumId w:val="4"/>
  </w:num>
  <w:num w:numId="32" w16cid:durableId="1669164833">
    <w:abstractNumId w:val="36"/>
  </w:num>
  <w:num w:numId="33" w16cid:durableId="1912689869">
    <w:abstractNumId w:val="33"/>
  </w:num>
  <w:num w:numId="34" w16cid:durableId="1898853209">
    <w:abstractNumId w:val="12"/>
  </w:num>
  <w:num w:numId="35" w16cid:durableId="2004426649">
    <w:abstractNumId w:val="32"/>
  </w:num>
  <w:num w:numId="36" w16cid:durableId="1919559418">
    <w:abstractNumId w:val="31"/>
  </w:num>
  <w:num w:numId="37" w16cid:durableId="641229505">
    <w:abstractNumId w:val="24"/>
  </w:num>
  <w:num w:numId="38" w16cid:durableId="1318218721">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Ivan Perez">
    <w15:presenceInfo w15:providerId="Windows Live" w15:userId="dd1d852a87f1e5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0FA"/>
    <w:rsid w:val="00004877"/>
    <w:rsid w:val="00004E88"/>
    <w:rsid w:val="00010467"/>
    <w:rsid w:val="000150B4"/>
    <w:rsid w:val="00027705"/>
    <w:rsid w:val="000319AD"/>
    <w:rsid w:val="000352A7"/>
    <w:rsid w:val="00072C00"/>
    <w:rsid w:val="0007534A"/>
    <w:rsid w:val="00097B7E"/>
    <w:rsid w:val="000B3D78"/>
    <w:rsid w:val="000B7F20"/>
    <w:rsid w:val="000C1118"/>
    <w:rsid w:val="000F126D"/>
    <w:rsid w:val="000F38F7"/>
    <w:rsid w:val="00105423"/>
    <w:rsid w:val="00107E19"/>
    <w:rsid w:val="00111A2C"/>
    <w:rsid w:val="00114CAF"/>
    <w:rsid w:val="001170FF"/>
    <w:rsid w:val="0012294D"/>
    <w:rsid w:val="00124D0A"/>
    <w:rsid w:val="00130403"/>
    <w:rsid w:val="00152917"/>
    <w:rsid w:val="00153ED1"/>
    <w:rsid w:val="001548A7"/>
    <w:rsid w:val="001553F1"/>
    <w:rsid w:val="00176B21"/>
    <w:rsid w:val="001857CF"/>
    <w:rsid w:val="001A2BE7"/>
    <w:rsid w:val="001A47E9"/>
    <w:rsid w:val="001A6E82"/>
    <w:rsid w:val="001D584F"/>
    <w:rsid w:val="00240E53"/>
    <w:rsid w:val="00246935"/>
    <w:rsid w:val="00272D7E"/>
    <w:rsid w:val="00281026"/>
    <w:rsid w:val="00286A5B"/>
    <w:rsid w:val="0029676D"/>
    <w:rsid w:val="002A43A5"/>
    <w:rsid w:val="002A4552"/>
    <w:rsid w:val="002B3507"/>
    <w:rsid w:val="002B5A44"/>
    <w:rsid w:val="002B69BC"/>
    <w:rsid w:val="002B6C46"/>
    <w:rsid w:val="002C30C3"/>
    <w:rsid w:val="002D1735"/>
    <w:rsid w:val="002D278C"/>
    <w:rsid w:val="002F662B"/>
    <w:rsid w:val="00324117"/>
    <w:rsid w:val="0032436A"/>
    <w:rsid w:val="0032528A"/>
    <w:rsid w:val="00325FE8"/>
    <w:rsid w:val="00341D1C"/>
    <w:rsid w:val="00342D26"/>
    <w:rsid w:val="00344432"/>
    <w:rsid w:val="00344C55"/>
    <w:rsid w:val="003516E5"/>
    <w:rsid w:val="003824C1"/>
    <w:rsid w:val="003A3B43"/>
    <w:rsid w:val="003A56EF"/>
    <w:rsid w:val="003B01AA"/>
    <w:rsid w:val="003C4DFE"/>
    <w:rsid w:val="003C685C"/>
    <w:rsid w:val="003C7435"/>
    <w:rsid w:val="003D1B00"/>
    <w:rsid w:val="003E01F0"/>
    <w:rsid w:val="003E3920"/>
    <w:rsid w:val="0040583C"/>
    <w:rsid w:val="0042239E"/>
    <w:rsid w:val="004266CB"/>
    <w:rsid w:val="004306E2"/>
    <w:rsid w:val="00432D93"/>
    <w:rsid w:val="00443E9D"/>
    <w:rsid w:val="00444DA7"/>
    <w:rsid w:val="00445568"/>
    <w:rsid w:val="00460B24"/>
    <w:rsid w:val="0046251C"/>
    <w:rsid w:val="004A2B7C"/>
    <w:rsid w:val="004A5EFE"/>
    <w:rsid w:val="004B3FA3"/>
    <w:rsid w:val="004C109C"/>
    <w:rsid w:val="004E3AD9"/>
    <w:rsid w:val="004F1F8B"/>
    <w:rsid w:val="004F40F2"/>
    <w:rsid w:val="0050370D"/>
    <w:rsid w:val="0052749E"/>
    <w:rsid w:val="00547043"/>
    <w:rsid w:val="00560BB5"/>
    <w:rsid w:val="0056262C"/>
    <w:rsid w:val="0057442F"/>
    <w:rsid w:val="00587F71"/>
    <w:rsid w:val="0059194F"/>
    <w:rsid w:val="005960FA"/>
    <w:rsid w:val="005A16CE"/>
    <w:rsid w:val="005A46D7"/>
    <w:rsid w:val="005B47DC"/>
    <w:rsid w:val="005D7BC4"/>
    <w:rsid w:val="005F66E7"/>
    <w:rsid w:val="00602A54"/>
    <w:rsid w:val="006122A8"/>
    <w:rsid w:val="006346FB"/>
    <w:rsid w:val="006416C6"/>
    <w:rsid w:val="0064218D"/>
    <w:rsid w:val="00643394"/>
    <w:rsid w:val="00662FD8"/>
    <w:rsid w:val="006656ED"/>
    <w:rsid w:val="00694A27"/>
    <w:rsid w:val="006956FF"/>
    <w:rsid w:val="006A1D6E"/>
    <w:rsid w:val="006A6BBA"/>
    <w:rsid w:val="006B2C62"/>
    <w:rsid w:val="006B7DD2"/>
    <w:rsid w:val="006F2739"/>
    <w:rsid w:val="006F501B"/>
    <w:rsid w:val="006F790C"/>
    <w:rsid w:val="0070467C"/>
    <w:rsid w:val="007063C9"/>
    <w:rsid w:val="007130AD"/>
    <w:rsid w:val="0071369D"/>
    <w:rsid w:val="007347DC"/>
    <w:rsid w:val="00734FC1"/>
    <w:rsid w:val="00736A91"/>
    <w:rsid w:val="007411D3"/>
    <w:rsid w:val="007416A7"/>
    <w:rsid w:val="007624B1"/>
    <w:rsid w:val="00762C34"/>
    <w:rsid w:val="00775323"/>
    <w:rsid w:val="00775CF2"/>
    <w:rsid w:val="00782D19"/>
    <w:rsid w:val="00790DEB"/>
    <w:rsid w:val="007B0802"/>
    <w:rsid w:val="007B2A38"/>
    <w:rsid w:val="007B644D"/>
    <w:rsid w:val="007B70DE"/>
    <w:rsid w:val="007C10EE"/>
    <w:rsid w:val="007C1953"/>
    <w:rsid w:val="007C65F4"/>
    <w:rsid w:val="007D5E4B"/>
    <w:rsid w:val="007E3764"/>
    <w:rsid w:val="00800CE1"/>
    <w:rsid w:val="0083563B"/>
    <w:rsid w:val="00837CE9"/>
    <w:rsid w:val="008419C3"/>
    <w:rsid w:val="008640FE"/>
    <w:rsid w:val="00870907"/>
    <w:rsid w:val="00895576"/>
    <w:rsid w:val="008B1262"/>
    <w:rsid w:val="008B2C8B"/>
    <w:rsid w:val="008C5269"/>
    <w:rsid w:val="008C5CF3"/>
    <w:rsid w:val="008C7F61"/>
    <w:rsid w:val="008F6D4E"/>
    <w:rsid w:val="009028E2"/>
    <w:rsid w:val="0090799D"/>
    <w:rsid w:val="00924A72"/>
    <w:rsid w:val="009468E6"/>
    <w:rsid w:val="009537FD"/>
    <w:rsid w:val="00963E67"/>
    <w:rsid w:val="009702C6"/>
    <w:rsid w:val="0097110B"/>
    <w:rsid w:val="00982BE0"/>
    <w:rsid w:val="00985F1B"/>
    <w:rsid w:val="009C451C"/>
    <w:rsid w:val="009D1100"/>
    <w:rsid w:val="00A13A08"/>
    <w:rsid w:val="00A2002F"/>
    <w:rsid w:val="00A215DA"/>
    <w:rsid w:val="00A23FAC"/>
    <w:rsid w:val="00A31716"/>
    <w:rsid w:val="00A35AD8"/>
    <w:rsid w:val="00A466CE"/>
    <w:rsid w:val="00A50A7C"/>
    <w:rsid w:val="00A63D61"/>
    <w:rsid w:val="00A6560A"/>
    <w:rsid w:val="00A7645E"/>
    <w:rsid w:val="00A86E3D"/>
    <w:rsid w:val="00AD4E70"/>
    <w:rsid w:val="00AD5C2D"/>
    <w:rsid w:val="00AD7522"/>
    <w:rsid w:val="00AD7B1D"/>
    <w:rsid w:val="00B21914"/>
    <w:rsid w:val="00B41E74"/>
    <w:rsid w:val="00B50B49"/>
    <w:rsid w:val="00B52AA6"/>
    <w:rsid w:val="00B5773E"/>
    <w:rsid w:val="00B61A27"/>
    <w:rsid w:val="00B62E9E"/>
    <w:rsid w:val="00B8267F"/>
    <w:rsid w:val="00BB65E7"/>
    <w:rsid w:val="00BD6FDE"/>
    <w:rsid w:val="00BE6A00"/>
    <w:rsid w:val="00C00838"/>
    <w:rsid w:val="00C109B8"/>
    <w:rsid w:val="00C27146"/>
    <w:rsid w:val="00C41691"/>
    <w:rsid w:val="00C537F7"/>
    <w:rsid w:val="00C65243"/>
    <w:rsid w:val="00C704F9"/>
    <w:rsid w:val="00C74577"/>
    <w:rsid w:val="00C76172"/>
    <w:rsid w:val="00C77B00"/>
    <w:rsid w:val="00C8644F"/>
    <w:rsid w:val="00C9104F"/>
    <w:rsid w:val="00CA729E"/>
    <w:rsid w:val="00CB7216"/>
    <w:rsid w:val="00CC0CB6"/>
    <w:rsid w:val="00CC2337"/>
    <w:rsid w:val="00CD36CF"/>
    <w:rsid w:val="00D0094E"/>
    <w:rsid w:val="00D020DF"/>
    <w:rsid w:val="00D03EDD"/>
    <w:rsid w:val="00D059D4"/>
    <w:rsid w:val="00D20C99"/>
    <w:rsid w:val="00D2580D"/>
    <w:rsid w:val="00D45BD9"/>
    <w:rsid w:val="00D56117"/>
    <w:rsid w:val="00D6388D"/>
    <w:rsid w:val="00D7126C"/>
    <w:rsid w:val="00D74831"/>
    <w:rsid w:val="00D8092C"/>
    <w:rsid w:val="00D8595B"/>
    <w:rsid w:val="00D93FC9"/>
    <w:rsid w:val="00DA321A"/>
    <w:rsid w:val="00DB40FF"/>
    <w:rsid w:val="00DB5145"/>
    <w:rsid w:val="00DC70BE"/>
    <w:rsid w:val="00DC7549"/>
    <w:rsid w:val="00DD1952"/>
    <w:rsid w:val="00E02475"/>
    <w:rsid w:val="00E142E3"/>
    <w:rsid w:val="00E34B4F"/>
    <w:rsid w:val="00E40A21"/>
    <w:rsid w:val="00E45C9F"/>
    <w:rsid w:val="00E52F5D"/>
    <w:rsid w:val="00E54328"/>
    <w:rsid w:val="00E62936"/>
    <w:rsid w:val="00E6741D"/>
    <w:rsid w:val="00E72BA6"/>
    <w:rsid w:val="00E95B90"/>
    <w:rsid w:val="00EB11B3"/>
    <w:rsid w:val="00EB62DC"/>
    <w:rsid w:val="00EC0706"/>
    <w:rsid w:val="00EC44A9"/>
    <w:rsid w:val="00ED17AB"/>
    <w:rsid w:val="00EE0ECA"/>
    <w:rsid w:val="00EE15D4"/>
    <w:rsid w:val="00EE435B"/>
    <w:rsid w:val="00F01830"/>
    <w:rsid w:val="00F02B69"/>
    <w:rsid w:val="00F04D80"/>
    <w:rsid w:val="00F17884"/>
    <w:rsid w:val="00F22246"/>
    <w:rsid w:val="00F271CD"/>
    <w:rsid w:val="00F32B74"/>
    <w:rsid w:val="00F418C3"/>
    <w:rsid w:val="00F42496"/>
    <w:rsid w:val="00F476B8"/>
    <w:rsid w:val="00F5657F"/>
    <w:rsid w:val="00F57B74"/>
    <w:rsid w:val="00F7188F"/>
    <w:rsid w:val="00F76243"/>
    <w:rsid w:val="00F806A1"/>
    <w:rsid w:val="00F8071E"/>
    <w:rsid w:val="00F82FF0"/>
    <w:rsid w:val="00F83E4A"/>
    <w:rsid w:val="00FA2878"/>
    <w:rsid w:val="00FB6C3F"/>
    <w:rsid w:val="00FB7D13"/>
    <w:rsid w:val="00FD045A"/>
    <w:rsid w:val="00FF27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A9C16"/>
  <w15:chartTrackingRefBased/>
  <w15:docId w15:val="{71C7B7F2-8EB7-4289-85B0-178D7186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878"/>
    <w:pPr>
      <w:spacing w:line="360" w:lineRule="auto"/>
      <w:jc w:val="both"/>
    </w:pPr>
    <w:rPr>
      <w:rFonts w:ascii="Arial" w:hAnsi="Arial"/>
      <w:sz w:val="20"/>
    </w:rPr>
  </w:style>
  <w:style w:type="paragraph" w:styleId="Ttulo1">
    <w:name w:val="heading 1"/>
    <w:basedOn w:val="Normal"/>
    <w:next w:val="Normal"/>
    <w:link w:val="Ttulo1Car"/>
    <w:uiPriority w:val="9"/>
    <w:qFormat/>
    <w:rsid w:val="00A466CE"/>
    <w:pPr>
      <w:keepNext/>
      <w:keepLines/>
      <w:spacing w:before="360" w:after="80"/>
      <w:outlineLvl w:val="0"/>
    </w:pPr>
    <w:rPr>
      <w:rFonts w:eastAsiaTheme="majorEastAsia" w:cstheme="majorBidi"/>
      <w:b/>
      <w:color w:val="000000" w:themeColor="text1"/>
      <w:sz w:val="50"/>
      <w:szCs w:val="40"/>
    </w:rPr>
  </w:style>
  <w:style w:type="paragraph" w:styleId="Ttulo2">
    <w:name w:val="heading 2"/>
    <w:basedOn w:val="Normal"/>
    <w:next w:val="Normal"/>
    <w:link w:val="Ttulo2Car"/>
    <w:uiPriority w:val="9"/>
    <w:unhideWhenUsed/>
    <w:qFormat/>
    <w:rsid w:val="00A466CE"/>
    <w:pPr>
      <w:keepNext/>
      <w:keepLines/>
      <w:spacing w:before="160" w:after="80"/>
      <w:outlineLvl w:val="1"/>
    </w:pPr>
    <w:rPr>
      <w:rFonts w:eastAsiaTheme="majorEastAsia" w:cstheme="majorBidi"/>
      <w:b/>
      <w:color w:val="000000" w:themeColor="text1"/>
      <w:sz w:val="29"/>
      <w:szCs w:val="32"/>
    </w:rPr>
  </w:style>
  <w:style w:type="paragraph" w:styleId="Ttulo3">
    <w:name w:val="heading 3"/>
    <w:basedOn w:val="Normal"/>
    <w:next w:val="Normal"/>
    <w:link w:val="Ttulo3Car"/>
    <w:uiPriority w:val="9"/>
    <w:unhideWhenUsed/>
    <w:qFormat/>
    <w:rsid w:val="00B8267F"/>
    <w:pPr>
      <w:keepNext/>
      <w:keepLines/>
      <w:spacing w:before="160" w:after="80"/>
      <w:outlineLvl w:val="2"/>
    </w:pPr>
    <w:rPr>
      <w:rFonts w:eastAsiaTheme="majorEastAsia" w:cstheme="majorBidi"/>
      <w:b/>
      <w:color w:val="000000" w:themeColor="text1"/>
      <w:sz w:val="24"/>
      <w:szCs w:val="28"/>
    </w:rPr>
  </w:style>
  <w:style w:type="paragraph" w:styleId="Ttulo4">
    <w:name w:val="heading 4"/>
    <w:basedOn w:val="Normal"/>
    <w:next w:val="Normal"/>
    <w:link w:val="Ttulo4Car"/>
    <w:uiPriority w:val="9"/>
    <w:semiHidden/>
    <w:unhideWhenUsed/>
    <w:qFormat/>
    <w:rsid w:val="005960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60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60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60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60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60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66CE"/>
    <w:rPr>
      <w:rFonts w:ascii="Arial" w:eastAsiaTheme="majorEastAsia" w:hAnsi="Arial" w:cstheme="majorBidi"/>
      <w:b/>
      <w:color w:val="000000" w:themeColor="text1"/>
      <w:sz w:val="50"/>
      <w:szCs w:val="40"/>
    </w:rPr>
  </w:style>
  <w:style w:type="character" w:customStyle="1" w:styleId="Ttulo2Car">
    <w:name w:val="Título 2 Car"/>
    <w:basedOn w:val="Fuentedeprrafopredeter"/>
    <w:link w:val="Ttulo2"/>
    <w:uiPriority w:val="9"/>
    <w:rsid w:val="00A466CE"/>
    <w:rPr>
      <w:rFonts w:ascii="Arial" w:eastAsiaTheme="majorEastAsia" w:hAnsi="Arial" w:cstheme="majorBidi"/>
      <w:b/>
      <w:color w:val="000000" w:themeColor="text1"/>
      <w:sz w:val="29"/>
      <w:szCs w:val="32"/>
    </w:rPr>
  </w:style>
  <w:style w:type="character" w:customStyle="1" w:styleId="Ttulo3Car">
    <w:name w:val="Título 3 Car"/>
    <w:basedOn w:val="Fuentedeprrafopredeter"/>
    <w:link w:val="Ttulo3"/>
    <w:uiPriority w:val="9"/>
    <w:rsid w:val="00B8267F"/>
    <w:rPr>
      <w:rFonts w:ascii="Arial" w:eastAsiaTheme="majorEastAsia" w:hAnsi="Arial" w:cstheme="majorBidi"/>
      <w:b/>
      <w:color w:val="000000" w:themeColor="text1"/>
      <w:szCs w:val="28"/>
    </w:rPr>
  </w:style>
  <w:style w:type="character" w:customStyle="1" w:styleId="Ttulo4Car">
    <w:name w:val="Título 4 Car"/>
    <w:basedOn w:val="Fuentedeprrafopredeter"/>
    <w:link w:val="Ttulo4"/>
    <w:uiPriority w:val="9"/>
    <w:semiHidden/>
    <w:rsid w:val="005960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60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60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60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60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60FA"/>
    <w:rPr>
      <w:rFonts w:eastAsiaTheme="majorEastAsia" w:cstheme="majorBidi"/>
      <w:color w:val="272727" w:themeColor="text1" w:themeTint="D8"/>
    </w:rPr>
  </w:style>
  <w:style w:type="paragraph" w:styleId="Ttulo">
    <w:name w:val="Title"/>
    <w:basedOn w:val="Normal"/>
    <w:next w:val="Normal"/>
    <w:link w:val="TtuloCar"/>
    <w:uiPriority w:val="10"/>
    <w:qFormat/>
    <w:rsid w:val="00596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60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60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60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60FA"/>
    <w:pPr>
      <w:spacing w:before="160"/>
      <w:jc w:val="center"/>
    </w:pPr>
    <w:rPr>
      <w:i/>
      <w:iCs/>
      <w:color w:val="404040" w:themeColor="text1" w:themeTint="BF"/>
    </w:rPr>
  </w:style>
  <w:style w:type="character" w:customStyle="1" w:styleId="CitaCar">
    <w:name w:val="Cita Car"/>
    <w:basedOn w:val="Fuentedeprrafopredeter"/>
    <w:link w:val="Cita"/>
    <w:uiPriority w:val="29"/>
    <w:rsid w:val="005960FA"/>
    <w:rPr>
      <w:i/>
      <w:iCs/>
      <w:color w:val="404040" w:themeColor="text1" w:themeTint="BF"/>
    </w:rPr>
  </w:style>
  <w:style w:type="paragraph" w:styleId="Prrafodelista">
    <w:name w:val="List Paragraph"/>
    <w:basedOn w:val="Normal"/>
    <w:uiPriority w:val="34"/>
    <w:qFormat/>
    <w:rsid w:val="005960FA"/>
    <w:pPr>
      <w:ind w:left="720"/>
      <w:contextualSpacing/>
    </w:pPr>
  </w:style>
  <w:style w:type="character" w:styleId="nfasisintenso">
    <w:name w:val="Intense Emphasis"/>
    <w:basedOn w:val="Fuentedeprrafopredeter"/>
    <w:uiPriority w:val="21"/>
    <w:qFormat/>
    <w:rsid w:val="005960FA"/>
    <w:rPr>
      <w:i/>
      <w:iCs/>
      <w:color w:val="0F4761" w:themeColor="accent1" w:themeShade="BF"/>
    </w:rPr>
  </w:style>
  <w:style w:type="paragraph" w:styleId="Citadestacada">
    <w:name w:val="Intense Quote"/>
    <w:basedOn w:val="Normal"/>
    <w:next w:val="Normal"/>
    <w:link w:val="CitadestacadaCar"/>
    <w:uiPriority w:val="30"/>
    <w:qFormat/>
    <w:rsid w:val="00596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60FA"/>
    <w:rPr>
      <w:i/>
      <w:iCs/>
      <w:color w:val="0F4761" w:themeColor="accent1" w:themeShade="BF"/>
    </w:rPr>
  </w:style>
  <w:style w:type="character" w:styleId="Referenciaintensa">
    <w:name w:val="Intense Reference"/>
    <w:basedOn w:val="Fuentedeprrafopredeter"/>
    <w:uiPriority w:val="32"/>
    <w:qFormat/>
    <w:rsid w:val="005960FA"/>
    <w:rPr>
      <w:b/>
      <w:bCs/>
      <w:smallCaps/>
      <w:color w:val="0F4761" w:themeColor="accent1" w:themeShade="BF"/>
      <w:spacing w:val="5"/>
    </w:rPr>
  </w:style>
  <w:style w:type="paragraph" w:customStyle="1" w:styleId="paragraph">
    <w:name w:val="paragraph"/>
    <w:basedOn w:val="Normal"/>
    <w:rsid w:val="005960F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5960FA"/>
  </w:style>
  <w:style w:type="character" w:customStyle="1" w:styleId="eop">
    <w:name w:val="eop"/>
    <w:basedOn w:val="Fuentedeprrafopredeter"/>
    <w:rsid w:val="005960FA"/>
  </w:style>
  <w:style w:type="paragraph" w:styleId="Encabezado">
    <w:name w:val="header"/>
    <w:basedOn w:val="Normal"/>
    <w:link w:val="EncabezadoCar"/>
    <w:uiPriority w:val="99"/>
    <w:unhideWhenUsed/>
    <w:rsid w:val="005960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60FA"/>
  </w:style>
  <w:style w:type="paragraph" w:styleId="Piedepgina">
    <w:name w:val="footer"/>
    <w:basedOn w:val="Normal"/>
    <w:link w:val="PiedepginaCar"/>
    <w:uiPriority w:val="99"/>
    <w:unhideWhenUsed/>
    <w:rsid w:val="005960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60FA"/>
  </w:style>
  <w:style w:type="paragraph" w:styleId="TtuloTDC">
    <w:name w:val="TOC Heading"/>
    <w:basedOn w:val="Ttulo1"/>
    <w:next w:val="Normal"/>
    <w:uiPriority w:val="39"/>
    <w:unhideWhenUsed/>
    <w:qFormat/>
    <w:rsid w:val="00BD6FDE"/>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736A91"/>
    <w:pPr>
      <w:spacing w:after="100" w:line="240" w:lineRule="auto"/>
    </w:pPr>
  </w:style>
  <w:style w:type="character" w:styleId="Hipervnculo">
    <w:name w:val="Hyperlink"/>
    <w:basedOn w:val="Fuentedeprrafopredeter"/>
    <w:uiPriority w:val="99"/>
    <w:unhideWhenUsed/>
    <w:rsid w:val="00BD6FDE"/>
    <w:rPr>
      <w:color w:val="467886" w:themeColor="hyperlink"/>
      <w:u w:val="single"/>
    </w:rPr>
  </w:style>
  <w:style w:type="paragraph" w:styleId="TDC2">
    <w:name w:val="toc 2"/>
    <w:basedOn w:val="Normal"/>
    <w:next w:val="Normal"/>
    <w:autoRedefine/>
    <w:uiPriority w:val="39"/>
    <w:unhideWhenUsed/>
    <w:rsid w:val="006A1D6E"/>
    <w:pPr>
      <w:spacing w:after="100"/>
      <w:ind w:left="240"/>
    </w:pPr>
  </w:style>
  <w:style w:type="paragraph" w:styleId="TDC3">
    <w:name w:val="toc 3"/>
    <w:basedOn w:val="Normal"/>
    <w:next w:val="Normal"/>
    <w:autoRedefine/>
    <w:uiPriority w:val="39"/>
    <w:unhideWhenUsed/>
    <w:rsid w:val="006A1D6E"/>
    <w:pPr>
      <w:spacing w:after="100"/>
      <w:ind w:left="480"/>
    </w:pPr>
  </w:style>
  <w:style w:type="character" w:styleId="Mencinsinresolver">
    <w:name w:val="Unresolved Mention"/>
    <w:basedOn w:val="Fuentedeprrafopredeter"/>
    <w:uiPriority w:val="99"/>
    <w:semiHidden/>
    <w:unhideWhenUsed/>
    <w:rsid w:val="002A43A5"/>
    <w:rPr>
      <w:color w:val="605E5C"/>
      <w:shd w:val="clear" w:color="auto" w:fill="E1DFDD"/>
    </w:rPr>
  </w:style>
  <w:style w:type="character" w:styleId="Nmerodelnea">
    <w:name w:val="line number"/>
    <w:basedOn w:val="Fuentedeprrafopredeter"/>
    <w:uiPriority w:val="99"/>
    <w:semiHidden/>
    <w:unhideWhenUsed/>
    <w:rsid w:val="00AD4E70"/>
  </w:style>
  <w:style w:type="character" w:styleId="Hipervnculovisitado">
    <w:name w:val="FollowedHyperlink"/>
    <w:basedOn w:val="Fuentedeprrafopredeter"/>
    <w:uiPriority w:val="99"/>
    <w:semiHidden/>
    <w:unhideWhenUsed/>
    <w:rsid w:val="0050370D"/>
    <w:rPr>
      <w:color w:val="96607D" w:themeColor="followedHyperlink"/>
      <w:u w:val="single"/>
    </w:rPr>
  </w:style>
  <w:style w:type="character" w:styleId="Refdecomentario">
    <w:name w:val="annotation reference"/>
    <w:basedOn w:val="Fuentedeprrafopredeter"/>
    <w:uiPriority w:val="99"/>
    <w:semiHidden/>
    <w:unhideWhenUsed/>
    <w:rsid w:val="009028E2"/>
    <w:rPr>
      <w:sz w:val="16"/>
      <w:szCs w:val="16"/>
    </w:rPr>
  </w:style>
  <w:style w:type="paragraph" w:styleId="Textocomentario">
    <w:name w:val="annotation text"/>
    <w:basedOn w:val="Normal"/>
    <w:link w:val="TextocomentarioCar"/>
    <w:uiPriority w:val="99"/>
    <w:unhideWhenUsed/>
    <w:rsid w:val="009028E2"/>
    <w:pPr>
      <w:spacing w:line="240" w:lineRule="auto"/>
    </w:pPr>
    <w:rPr>
      <w:szCs w:val="20"/>
    </w:rPr>
  </w:style>
  <w:style w:type="character" w:customStyle="1" w:styleId="TextocomentarioCar">
    <w:name w:val="Texto comentario Car"/>
    <w:basedOn w:val="Fuentedeprrafopredeter"/>
    <w:link w:val="Textocomentario"/>
    <w:uiPriority w:val="99"/>
    <w:rsid w:val="009028E2"/>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9028E2"/>
    <w:rPr>
      <w:b/>
      <w:bCs/>
    </w:rPr>
  </w:style>
  <w:style w:type="character" w:customStyle="1" w:styleId="AsuntodelcomentarioCar">
    <w:name w:val="Asunto del comentario Car"/>
    <w:basedOn w:val="TextocomentarioCar"/>
    <w:link w:val="Asuntodelcomentario"/>
    <w:uiPriority w:val="99"/>
    <w:semiHidden/>
    <w:rsid w:val="009028E2"/>
    <w:rPr>
      <w:rFonts w:ascii="Arial" w:hAnsi="Arial"/>
      <w:b/>
      <w:bCs/>
      <w:sz w:val="20"/>
      <w:szCs w:val="20"/>
    </w:rPr>
  </w:style>
  <w:style w:type="paragraph" w:styleId="Descripcin">
    <w:name w:val="caption"/>
    <w:basedOn w:val="Normal"/>
    <w:next w:val="Normal"/>
    <w:uiPriority w:val="35"/>
    <w:unhideWhenUsed/>
    <w:qFormat/>
    <w:rsid w:val="00E40A21"/>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6B7DD2"/>
    <w:pPr>
      <w:spacing w:after="0"/>
    </w:pPr>
  </w:style>
  <w:style w:type="paragraph" w:styleId="Revisin">
    <w:name w:val="Revision"/>
    <w:hidden/>
    <w:uiPriority w:val="99"/>
    <w:semiHidden/>
    <w:rsid w:val="006656ED"/>
    <w:pPr>
      <w:spacing w:after="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ABAD6A4-A822-4468-A663-BB6F07BE7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30</Pages>
  <Words>6540</Words>
  <Characters>35974</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Ivan Perez</dc:creator>
  <cp:keywords/>
  <dc:description/>
  <cp:lastModifiedBy>Carlos Ivan Perez</cp:lastModifiedBy>
  <cp:revision>4</cp:revision>
  <cp:lastPrinted>2025-09-10T04:35:00Z</cp:lastPrinted>
  <dcterms:created xsi:type="dcterms:W3CDTF">2025-10-11T01:57:00Z</dcterms:created>
  <dcterms:modified xsi:type="dcterms:W3CDTF">2025-10-16T02:30:00Z</dcterms:modified>
</cp:coreProperties>
</file>